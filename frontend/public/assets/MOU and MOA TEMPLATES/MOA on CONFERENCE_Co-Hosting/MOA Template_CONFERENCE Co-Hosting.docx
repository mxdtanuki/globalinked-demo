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E27BA" w14:textId="77777777" w:rsidR="006711CE" w:rsidRPr="00B16F9F" w:rsidRDefault="006711CE" w:rsidP="006711CE">
      <w:pPr>
        <w:pStyle w:val="NormalWeb"/>
        <w:keepNext/>
        <w:spacing w:after="245" w:line="720" w:lineRule="atLeast"/>
        <w:rPr>
          <w:rFonts w:ascii="Book Antiqua" w:hAnsi="Book Antiqua"/>
          <w:color w:val="000000"/>
          <w:sz w:val="22"/>
          <w:szCs w:val="22"/>
          <w:lang w:val="en-AU"/>
        </w:rPr>
      </w:pPr>
    </w:p>
    <w:p w14:paraId="29A6CC6F" w14:textId="77777777" w:rsidR="006711CE" w:rsidRPr="00B16F9F" w:rsidRDefault="006711CE" w:rsidP="006711CE">
      <w:pPr>
        <w:pStyle w:val="NormalWeb"/>
        <w:keepNext/>
        <w:spacing w:after="245"/>
        <w:jc w:val="center"/>
        <w:rPr>
          <w:rFonts w:ascii="Book Antiqua" w:hAnsi="Book Antiqua"/>
          <w:b/>
          <w:color w:val="000000"/>
          <w:sz w:val="36"/>
          <w:szCs w:val="36"/>
          <w:lang w:val="en-AU"/>
        </w:rPr>
      </w:pPr>
      <w:r w:rsidRPr="00B16F9F">
        <w:rPr>
          <w:rFonts w:ascii="Book Antiqua" w:hAnsi="Book Antiqua"/>
          <w:b/>
          <w:color w:val="000000"/>
          <w:sz w:val="36"/>
          <w:szCs w:val="36"/>
          <w:lang w:val="en-AU"/>
        </w:rPr>
        <w:t xml:space="preserve">MEMORANDUM </w:t>
      </w:r>
    </w:p>
    <w:p w14:paraId="7EFD8B32" w14:textId="77777777" w:rsidR="006711CE" w:rsidRPr="00B16F9F" w:rsidRDefault="006711CE" w:rsidP="006711CE">
      <w:pPr>
        <w:pStyle w:val="NormalWeb"/>
        <w:keepNext/>
        <w:spacing w:after="245"/>
        <w:jc w:val="center"/>
        <w:rPr>
          <w:rFonts w:ascii="Book Antiqua" w:hAnsi="Book Antiqua"/>
          <w:b/>
          <w:color w:val="000000"/>
          <w:sz w:val="36"/>
          <w:szCs w:val="36"/>
          <w:lang w:val="en-AU"/>
        </w:rPr>
      </w:pPr>
      <w:r w:rsidRPr="00B16F9F">
        <w:rPr>
          <w:rFonts w:ascii="Book Antiqua" w:hAnsi="Book Antiqua"/>
          <w:b/>
          <w:color w:val="000000"/>
          <w:sz w:val="36"/>
          <w:szCs w:val="36"/>
          <w:lang w:val="en-AU"/>
        </w:rPr>
        <w:t xml:space="preserve">of </w:t>
      </w:r>
    </w:p>
    <w:p w14:paraId="5FD20B4D" w14:textId="77777777" w:rsidR="006711CE" w:rsidRDefault="006711CE" w:rsidP="006711CE">
      <w:pPr>
        <w:pStyle w:val="NormalWeb"/>
        <w:keepNext/>
        <w:spacing w:after="245"/>
        <w:jc w:val="center"/>
        <w:rPr>
          <w:rFonts w:ascii="Book Antiqua" w:hAnsi="Book Antiqua"/>
          <w:b/>
          <w:color w:val="000000"/>
          <w:sz w:val="36"/>
          <w:szCs w:val="36"/>
          <w:lang w:val="en-AU"/>
        </w:rPr>
      </w:pPr>
      <w:r>
        <w:rPr>
          <w:rFonts w:ascii="Book Antiqua" w:hAnsi="Book Antiqua"/>
          <w:b/>
          <w:color w:val="000000"/>
          <w:sz w:val="36"/>
          <w:szCs w:val="36"/>
          <w:lang w:val="en-AU"/>
        </w:rPr>
        <w:t>AGREEMENT</w:t>
      </w:r>
    </w:p>
    <w:p w14:paraId="180878D8" w14:textId="77777777" w:rsidR="006711CE" w:rsidRPr="00B16F9F" w:rsidRDefault="006711CE" w:rsidP="006711CE">
      <w:pPr>
        <w:pStyle w:val="NormalWeb"/>
        <w:keepNext/>
        <w:spacing w:after="245"/>
        <w:jc w:val="center"/>
        <w:rPr>
          <w:rFonts w:ascii="Book Antiqua" w:hAnsi="Book Antiqua"/>
          <w:b/>
          <w:color w:val="000000"/>
          <w:sz w:val="36"/>
          <w:szCs w:val="36"/>
          <w:lang w:val="en-AU"/>
        </w:rPr>
      </w:pPr>
    </w:p>
    <w:p w14:paraId="1810B137" w14:textId="77777777" w:rsidR="006711CE" w:rsidRDefault="006711CE" w:rsidP="006711CE">
      <w:pPr>
        <w:pStyle w:val="NormalWeb"/>
        <w:keepNext/>
        <w:spacing w:before="0" w:beforeAutospacing="0" w:after="0" w:line="360" w:lineRule="auto"/>
        <w:jc w:val="center"/>
        <w:rPr>
          <w:rFonts w:ascii="Book Antiqua" w:hAnsi="Book Antiqua"/>
          <w:b/>
          <w:color w:val="000000"/>
          <w:sz w:val="36"/>
          <w:szCs w:val="36"/>
          <w:lang w:val="en-AU"/>
        </w:rPr>
      </w:pPr>
      <w:r w:rsidRPr="00B16F9F">
        <w:rPr>
          <w:rFonts w:ascii="Book Antiqua" w:hAnsi="Book Antiqua"/>
          <w:b/>
          <w:color w:val="000000"/>
          <w:sz w:val="36"/>
          <w:szCs w:val="36"/>
          <w:lang w:val="en-AU"/>
        </w:rPr>
        <w:t>BETWEEN</w:t>
      </w:r>
    </w:p>
    <w:p w14:paraId="536B4E0A" w14:textId="77777777" w:rsidR="006711CE" w:rsidRDefault="006711CE" w:rsidP="006711CE">
      <w:pPr>
        <w:pStyle w:val="NormalWeb"/>
        <w:keepNext/>
        <w:spacing w:before="0" w:beforeAutospacing="0" w:after="0" w:line="360" w:lineRule="auto"/>
        <w:jc w:val="center"/>
        <w:rPr>
          <w:rFonts w:ascii="Book Antiqua" w:hAnsi="Book Antiqua"/>
          <w:b/>
          <w:color w:val="000000"/>
          <w:sz w:val="36"/>
          <w:szCs w:val="36"/>
          <w:lang w:val="en-AU"/>
        </w:rPr>
      </w:pPr>
    </w:p>
    <w:p w14:paraId="569DC546" w14:textId="77777777" w:rsidR="006711CE" w:rsidRDefault="006711CE" w:rsidP="006711CE">
      <w:pPr>
        <w:pStyle w:val="NormalWeb"/>
        <w:keepNext/>
        <w:spacing w:before="0" w:beforeAutospacing="0" w:after="0" w:line="360" w:lineRule="auto"/>
        <w:rPr>
          <w:rFonts w:ascii="Book Antiqua" w:hAnsi="Book Antiqua"/>
          <w:b/>
          <w:color w:val="000000"/>
          <w:sz w:val="36"/>
          <w:szCs w:val="36"/>
          <w:lang w:val="en-AU"/>
        </w:rPr>
      </w:pPr>
      <w:r>
        <w:rPr>
          <w:noProof/>
        </w:rPr>
        <w:drawing>
          <wp:anchor distT="0" distB="0" distL="114300" distR="114300" simplePos="0" relativeHeight="251660288" behindDoc="0" locked="1" layoutInCell="1" allowOverlap="1" wp14:anchorId="2DD9BBE2" wp14:editId="1509AA9D">
            <wp:simplePos x="0" y="0"/>
            <wp:positionH relativeFrom="column">
              <wp:posOffset>2528570</wp:posOffset>
            </wp:positionH>
            <wp:positionV relativeFrom="page">
              <wp:posOffset>3549650</wp:posOffset>
            </wp:positionV>
            <wp:extent cx="914400" cy="927735"/>
            <wp:effectExtent l="0" t="0" r="0" b="5715"/>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A600FE" w14:textId="77777777" w:rsidR="006711CE" w:rsidRPr="00B16F9F" w:rsidRDefault="006711CE" w:rsidP="006711CE">
      <w:pPr>
        <w:pStyle w:val="NormalWeb"/>
        <w:keepNext/>
        <w:spacing w:before="0" w:beforeAutospacing="0" w:after="0" w:line="360" w:lineRule="auto"/>
        <w:jc w:val="center"/>
        <w:rPr>
          <w:rFonts w:ascii="Book Antiqua" w:hAnsi="Book Antiqua"/>
          <w:b/>
          <w:color w:val="000000"/>
          <w:sz w:val="36"/>
          <w:szCs w:val="36"/>
          <w:lang w:val="en-AU"/>
        </w:rPr>
      </w:pPr>
      <w:r w:rsidRPr="00B16F9F">
        <w:rPr>
          <w:rFonts w:ascii="Book Antiqua" w:hAnsi="Book Antiqua"/>
          <w:b/>
          <w:color w:val="000000"/>
          <w:sz w:val="36"/>
          <w:szCs w:val="36"/>
          <w:lang w:val="en-AU"/>
        </w:rPr>
        <w:t>THE POLYTECHNIC UNIVERSITY OF THE PHILIPPINES</w:t>
      </w:r>
    </w:p>
    <w:p w14:paraId="6481060F" w14:textId="4227C1A0" w:rsidR="006711CE" w:rsidRPr="00B16F9F" w:rsidRDefault="006711CE" w:rsidP="006711CE">
      <w:pPr>
        <w:pStyle w:val="NormalWeb"/>
        <w:keepNext/>
        <w:spacing w:before="0" w:beforeAutospacing="0" w:after="0" w:line="360" w:lineRule="auto"/>
        <w:jc w:val="center"/>
        <w:rPr>
          <w:rFonts w:ascii="Book Antiqua" w:hAnsi="Book Antiqua"/>
          <w:b/>
          <w:color w:val="000000"/>
          <w:sz w:val="36"/>
          <w:szCs w:val="36"/>
          <w:lang w:val="en-AU"/>
        </w:rPr>
      </w:pPr>
      <w:r w:rsidRPr="00B16F9F">
        <w:rPr>
          <w:rFonts w:ascii="Book Antiqua" w:hAnsi="Book Antiqua"/>
          <w:b/>
          <w:color w:val="000000"/>
          <w:sz w:val="36"/>
          <w:szCs w:val="36"/>
          <w:lang w:val="en-AU"/>
        </w:rPr>
        <w:t>AND</w:t>
      </w:r>
    </w:p>
    <w:p w14:paraId="7777570E" w14:textId="77777777" w:rsidR="0078057B" w:rsidRPr="0017195A" w:rsidRDefault="0078057B" w:rsidP="0078057B">
      <w:pPr>
        <w:pStyle w:val="Heading1"/>
        <w:jc w:val="center"/>
        <w:rPr>
          <w:color w:val="FF0000"/>
          <w:lang w:val="en-AU" w:eastAsia="zh-CN"/>
        </w:rPr>
      </w:pPr>
      <w:r w:rsidRPr="0017195A">
        <w:rPr>
          <w:color w:val="FF0000"/>
          <w:lang w:val="en-AU" w:eastAsia="zh-CN"/>
        </w:rPr>
        <w:t>LOGO</w:t>
      </w:r>
    </w:p>
    <w:p w14:paraId="3853BC3B" w14:textId="77777777" w:rsidR="0078057B" w:rsidRPr="0017195A" w:rsidRDefault="0078057B" w:rsidP="0078057B">
      <w:pPr>
        <w:pStyle w:val="Heading1"/>
        <w:jc w:val="center"/>
        <w:rPr>
          <w:color w:val="FF0000"/>
          <w:lang w:val="en-AU" w:eastAsia="zh-CN"/>
        </w:rPr>
      </w:pPr>
      <w:r w:rsidRPr="0017195A">
        <w:rPr>
          <w:color w:val="FF0000"/>
          <w:lang w:val="en-AU" w:eastAsia="zh-CN"/>
        </w:rPr>
        <w:t>of HEI</w:t>
      </w:r>
    </w:p>
    <w:p w14:paraId="23B051CD" w14:textId="7B4A965D" w:rsidR="006711CE" w:rsidRDefault="006711CE" w:rsidP="00102ED2">
      <w:pPr>
        <w:spacing w:line="360" w:lineRule="auto"/>
        <w:jc w:val="center"/>
        <w:rPr>
          <w:rFonts w:ascii="Book Antiqua" w:hAnsi="Book Antiqua"/>
          <w:b/>
          <w:bCs/>
          <w:noProof/>
          <w:sz w:val="36"/>
          <w:szCs w:val="36"/>
          <w:lang w:val="en-AU"/>
        </w:rPr>
      </w:pPr>
    </w:p>
    <w:p w14:paraId="078F3B28" w14:textId="59C56B38" w:rsidR="002170A4" w:rsidRPr="00B16F9F" w:rsidRDefault="002170A4" w:rsidP="006711CE">
      <w:pPr>
        <w:spacing w:line="360" w:lineRule="auto"/>
        <w:rPr>
          <w:rFonts w:ascii="Book Antiqua" w:hAnsi="Book Antiqua"/>
          <w:b/>
          <w:bCs/>
          <w:sz w:val="36"/>
          <w:szCs w:val="36"/>
          <w:lang w:val="en-AU"/>
        </w:rPr>
      </w:pPr>
    </w:p>
    <w:p w14:paraId="18C594B0" w14:textId="77777777" w:rsidR="0078057B" w:rsidRPr="0017195A" w:rsidRDefault="0078057B" w:rsidP="0078057B">
      <w:pPr>
        <w:pStyle w:val="NormalWeb"/>
        <w:keepNext/>
        <w:spacing w:after="245" w:line="720" w:lineRule="atLeast"/>
        <w:jc w:val="center"/>
        <w:rPr>
          <w:b/>
          <w:color w:val="FF0000"/>
          <w:sz w:val="40"/>
          <w:szCs w:val="40"/>
          <w:lang w:val="en-AU" w:eastAsia="zh-CN"/>
        </w:rPr>
      </w:pPr>
      <w:r w:rsidRPr="0017195A">
        <w:rPr>
          <w:b/>
          <w:color w:val="FF0000"/>
          <w:sz w:val="40"/>
          <w:szCs w:val="40"/>
          <w:lang w:val="en-AU" w:eastAsia="zh-CN"/>
        </w:rPr>
        <w:t>Name of International HEI</w:t>
      </w:r>
    </w:p>
    <w:p w14:paraId="0E5779F5" w14:textId="7C502510" w:rsidR="006711CE" w:rsidRPr="00B16F9F" w:rsidRDefault="006711CE" w:rsidP="006711CE">
      <w:pPr>
        <w:jc w:val="center"/>
        <w:rPr>
          <w:rFonts w:ascii="Book Antiqua" w:hAnsi="Book Antiqua"/>
          <w:sz w:val="36"/>
          <w:szCs w:val="36"/>
          <w:lang w:val="en-AU"/>
        </w:rPr>
      </w:pPr>
    </w:p>
    <w:p w14:paraId="4CEE6EB1" w14:textId="77777777" w:rsidR="006711CE" w:rsidRPr="00B16F9F" w:rsidRDefault="006711CE" w:rsidP="006711CE">
      <w:pPr>
        <w:rPr>
          <w:rFonts w:ascii="Book Antiqua" w:hAnsi="Book Antiqua"/>
          <w:sz w:val="36"/>
          <w:szCs w:val="36"/>
          <w:lang w:val="en-AU"/>
        </w:rPr>
      </w:pPr>
    </w:p>
    <w:p w14:paraId="72194919" w14:textId="77777777" w:rsidR="006711CE" w:rsidRPr="00B16F9F" w:rsidRDefault="006711CE" w:rsidP="006711CE">
      <w:pPr>
        <w:jc w:val="center"/>
        <w:rPr>
          <w:rFonts w:ascii="Book Antiqua" w:hAnsi="Book Antiqua"/>
          <w:sz w:val="36"/>
          <w:szCs w:val="36"/>
          <w:lang w:val="en-AU"/>
        </w:rPr>
      </w:pPr>
    </w:p>
    <w:p w14:paraId="4F164B41" w14:textId="44CDC75F" w:rsidR="006711CE" w:rsidRDefault="006711CE" w:rsidP="006711CE">
      <w:pPr>
        <w:jc w:val="center"/>
        <w:rPr>
          <w:rFonts w:ascii="Book Antiqua" w:hAnsi="Book Antiqua"/>
          <w:sz w:val="36"/>
          <w:szCs w:val="36"/>
          <w:lang w:val="en-AU"/>
        </w:rPr>
      </w:pPr>
    </w:p>
    <w:p w14:paraId="25665AC2" w14:textId="62B496BF" w:rsidR="006711CE" w:rsidRDefault="006711CE" w:rsidP="006711CE">
      <w:pPr>
        <w:jc w:val="center"/>
        <w:rPr>
          <w:rFonts w:ascii="Book Antiqua" w:hAnsi="Book Antiqua"/>
          <w:sz w:val="36"/>
          <w:szCs w:val="36"/>
          <w:lang w:val="en-AU"/>
        </w:rPr>
      </w:pPr>
    </w:p>
    <w:p w14:paraId="45080829" w14:textId="602DE083" w:rsidR="006711CE" w:rsidRDefault="006711CE" w:rsidP="006711CE">
      <w:pPr>
        <w:jc w:val="center"/>
        <w:rPr>
          <w:rFonts w:ascii="Book Antiqua" w:hAnsi="Book Antiqua"/>
          <w:sz w:val="36"/>
          <w:szCs w:val="36"/>
          <w:lang w:val="en-AU"/>
        </w:rPr>
      </w:pPr>
    </w:p>
    <w:p w14:paraId="7E8B9C70" w14:textId="4CFD7E8E" w:rsidR="006711CE" w:rsidRDefault="006711CE" w:rsidP="006711CE">
      <w:pPr>
        <w:rPr>
          <w:rFonts w:ascii="Book Antiqua" w:hAnsi="Book Antiqua"/>
          <w:sz w:val="36"/>
          <w:szCs w:val="36"/>
          <w:lang w:val="en-AU"/>
        </w:rPr>
      </w:pPr>
    </w:p>
    <w:p w14:paraId="0BD30E37" w14:textId="77777777" w:rsidR="006711CE" w:rsidRPr="00B16F9F" w:rsidRDefault="006711CE" w:rsidP="006711CE">
      <w:pPr>
        <w:jc w:val="center"/>
        <w:rPr>
          <w:rFonts w:ascii="Book Antiqua" w:hAnsi="Book Antiqua"/>
          <w:sz w:val="36"/>
          <w:szCs w:val="36"/>
          <w:lang w:val="en-AU"/>
        </w:rPr>
      </w:pPr>
    </w:p>
    <w:p w14:paraId="2551CA2B" w14:textId="33E35036" w:rsidR="006711CE" w:rsidRDefault="006711CE" w:rsidP="006711CE">
      <w:pPr>
        <w:jc w:val="center"/>
        <w:rPr>
          <w:rFonts w:ascii="Book Antiqua" w:hAnsi="Book Antiqua"/>
          <w:sz w:val="36"/>
          <w:szCs w:val="36"/>
          <w:lang w:val="en-AU"/>
        </w:rPr>
      </w:pPr>
      <w:r w:rsidRPr="00B16F9F">
        <w:rPr>
          <w:rFonts w:ascii="Book Antiqua" w:hAnsi="Book Antiqua"/>
          <w:sz w:val="36"/>
          <w:szCs w:val="36"/>
          <w:lang w:val="en-AU"/>
        </w:rPr>
        <w:t>202</w:t>
      </w:r>
      <w:r w:rsidR="00FA6F81">
        <w:rPr>
          <w:rFonts w:ascii="Book Antiqua" w:hAnsi="Book Antiqua"/>
          <w:sz w:val="36"/>
          <w:szCs w:val="36"/>
          <w:lang w:val="en-AU"/>
        </w:rPr>
        <w:t>5</w:t>
      </w:r>
    </w:p>
    <w:p w14:paraId="4DC58705" w14:textId="77777777" w:rsidR="006711CE" w:rsidRPr="00B16F9F" w:rsidRDefault="006711CE" w:rsidP="006711CE">
      <w:pPr>
        <w:jc w:val="center"/>
        <w:rPr>
          <w:rFonts w:ascii="Book Antiqua" w:hAnsi="Book Antiqua"/>
          <w:b/>
          <w:lang w:val="en-AU"/>
        </w:rPr>
        <w:sectPr w:rsidR="006711CE" w:rsidRPr="00B16F9F" w:rsidSect="00A154FD">
          <w:type w:val="continuous"/>
          <w:pgSz w:w="12242" w:h="18722" w:code="258"/>
          <w:pgMar w:top="719" w:right="1134" w:bottom="899" w:left="1701" w:header="720" w:footer="720" w:gutter="0"/>
          <w:pgBorders>
            <w:top w:val="double" w:sz="4" w:space="1" w:color="auto"/>
            <w:left w:val="double" w:sz="4" w:space="4" w:color="auto"/>
            <w:bottom w:val="double" w:sz="4" w:space="1" w:color="auto"/>
            <w:right w:val="double" w:sz="4" w:space="4" w:color="auto"/>
          </w:pgBorders>
          <w:cols w:space="720"/>
          <w:docGrid w:linePitch="360"/>
        </w:sectPr>
      </w:pPr>
    </w:p>
    <w:p w14:paraId="02C1401A" w14:textId="66A97EB8" w:rsidR="000C351B" w:rsidRPr="006F65C3" w:rsidRDefault="00314FDD" w:rsidP="001444C7">
      <w:pPr>
        <w:pStyle w:val="Quote"/>
        <w:spacing w:before="0" w:after="80"/>
        <w:contextualSpacing/>
        <w:rPr>
          <w:rFonts w:ascii="Times New Roman" w:hAnsi="Times New Roman"/>
          <w:b/>
          <w:i w:val="0"/>
          <w:color w:val="auto"/>
        </w:rPr>
      </w:pPr>
      <w:r w:rsidRPr="006F65C3">
        <w:rPr>
          <w:rFonts w:ascii="Times New Roman" w:hAnsi="Times New Roman"/>
          <w:b/>
          <w:i w:val="0"/>
          <w:color w:val="auto"/>
        </w:rPr>
        <w:lastRenderedPageBreak/>
        <w:t>MEMORANDUM OF AGREEMENT</w:t>
      </w:r>
    </w:p>
    <w:p w14:paraId="4AC4D9BF" w14:textId="77777777" w:rsidR="00C023DA" w:rsidRPr="006F65C3" w:rsidRDefault="00C023DA" w:rsidP="00192B5D">
      <w:pPr>
        <w:contextualSpacing/>
        <w:rPr>
          <w:rFonts w:ascii="Times New Roman" w:hAnsi="Times New Roman"/>
        </w:rPr>
      </w:pPr>
    </w:p>
    <w:p w14:paraId="7CE245FC" w14:textId="5BBDF11A" w:rsidR="000C351B" w:rsidRPr="006F65C3" w:rsidRDefault="000C351B" w:rsidP="00192B5D">
      <w:pPr>
        <w:tabs>
          <w:tab w:val="left" w:pos="540"/>
        </w:tabs>
        <w:spacing w:after="240"/>
        <w:contextualSpacing/>
        <w:jc w:val="both"/>
        <w:rPr>
          <w:rFonts w:ascii="Times New Roman" w:hAnsi="Times New Roman"/>
          <w:i/>
          <w:color w:val="auto"/>
          <w:lang w:val="en-PH"/>
        </w:rPr>
      </w:pPr>
      <w:r w:rsidRPr="006F65C3">
        <w:rPr>
          <w:rFonts w:ascii="Times New Roman" w:hAnsi="Times New Roman"/>
          <w:i/>
          <w:color w:val="auto"/>
          <w:lang w:val="en-PH"/>
        </w:rPr>
        <w:t xml:space="preserve">Know All Men </w:t>
      </w:r>
      <w:r w:rsidR="00D67215" w:rsidRPr="006F65C3">
        <w:rPr>
          <w:rFonts w:ascii="Times New Roman" w:hAnsi="Times New Roman"/>
          <w:i/>
          <w:color w:val="auto"/>
          <w:lang w:val="en-PH"/>
        </w:rPr>
        <w:t>by</w:t>
      </w:r>
      <w:r w:rsidRPr="006F65C3">
        <w:rPr>
          <w:rFonts w:ascii="Times New Roman" w:hAnsi="Times New Roman"/>
          <w:i/>
          <w:color w:val="auto"/>
          <w:lang w:val="en-PH"/>
        </w:rPr>
        <w:t xml:space="preserve"> These Presents:</w:t>
      </w:r>
    </w:p>
    <w:p w14:paraId="0FA3BDF9" w14:textId="77777777" w:rsidR="00192B5D" w:rsidRPr="006F65C3" w:rsidRDefault="00192B5D" w:rsidP="00192B5D">
      <w:pPr>
        <w:tabs>
          <w:tab w:val="left" w:pos="540"/>
        </w:tabs>
        <w:spacing w:after="240"/>
        <w:contextualSpacing/>
        <w:jc w:val="both"/>
        <w:rPr>
          <w:rFonts w:ascii="Times New Roman" w:hAnsi="Times New Roman"/>
          <w:i/>
          <w:color w:val="auto"/>
          <w:lang w:val="en-PH"/>
        </w:rPr>
      </w:pPr>
    </w:p>
    <w:p w14:paraId="17BBC2D1" w14:textId="5F4BDCD0" w:rsidR="0086180A" w:rsidRPr="006F65C3" w:rsidRDefault="000C351B" w:rsidP="00192B5D">
      <w:pPr>
        <w:tabs>
          <w:tab w:val="left" w:pos="540"/>
        </w:tabs>
        <w:spacing w:after="240"/>
        <w:contextualSpacing/>
        <w:jc w:val="both"/>
        <w:rPr>
          <w:rFonts w:ascii="Times New Roman" w:hAnsi="Times New Roman"/>
          <w:color w:val="auto"/>
          <w:lang w:val="en-PH"/>
        </w:rPr>
      </w:pPr>
      <w:r w:rsidRPr="006F65C3">
        <w:rPr>
          <w:rFonts w:ascii="Times New Roman" w:hAnsi="Times New Roman"/>
          <w:color w:val="auto"/>
          <w:lang w:val="en-PH"/>
        </w:rPr>
        <w:tab/>
        <w:t xml:space="preserve">This MEMORANDUM OF AGREEMENT </w:t>
      </w:r>
      <w:r w:rsidR="00C023DA" w:rsidRPr="006F65C3">
        <w:rPr>
          <w:rFonts w:ascii="Times New Roman" w:hAnsi="Times New Roman"/>
          <w:color w:val="auto"/>
          <w:lang w:val="en-PH"/>
        </w:rPr>
        <w:t xml:space="preserve">(hereinafter </w:t>
      </w:r>
      <w:r w:rsidR="00D148E3" w:rsidRPr="006F65C3">
        <w:rPr>
          <w:rFonts w:ascii="Times New Roman" w:hAnsi="Times New Roman"/>
        </w:rPr>
        <w:t>referred to as the “MOA”</w:t>
      </w:r>
      <w:r w:rsidR="00C023DA" w:rsidRPr="006F65C3">
        <w:rPr>
          <w:rFonts w:ascii="Times New Roman" w:hAnsi="Times New Roman"/>
          <w:color w:val="auto"/>
          <w:lang w:val="en-PH"/>
        </w:rPr>
        <w:t>)</w:t>
      </w:r>
      <w:r w:rsidR="00C023DA" w:rsidRPr="006F65C3">
        <w:rPr>
          <w:rFonts w:ascii="Times New Roman" w:hAnsi="Times New Roman"/>
          <w:b/>
          <w:color w:val="auto"/>
          <w:lang w:val="en-PH"/>
        </w:rPr>
        <w:t xml:space="preserve"> </w:t>
      </w:r>
      <w:r w:rsidR="00C023DA" w:rsidRPr="006F65C3">
        <w:rPr>
          <w:rFonts w:ascii="Times New Roman" w:hAnsi="Times New Roman"/>
          <w:color w:val="auto"/>
          <w:lang w:val="en-PH"/>
        </w:rPr>
        <w:t xml:space="preserve">is </w:t>
      </w:r>
      <w:r w:rsidRPr="006F65C3">
        <w:rPr>
          <w:rFonts w:ascii="Times New Roman" w:hAnsi="Times New Roman"/>
          <w:color w:val="auto"/>
          <w:lang w:val="en-PH"/>
        </w:rPr>
        <w:t xml:space="preserve">entered into </w:t>
      </w:r>
      <w:r w:rsidR="00D148E3" w:rsidRPr="006F65C3">
        <w:rPr>
          <w:rFonts w:ascii="Times New Roman" w:hAnsi="Times New Roman"/>
          <w:color w:val="auto"/>
          <w:lang w:val="en-PH"/>
        </w:rPr>
        <w:t xml:space="preserve">on this </w:t>
      </w:r>
      <w:r w:rsidR="0078057B">
        <w:rPr>
          <w:rFonts w:ascii="Times New Roman" w:hAnsi="Times New Roman"/>
          <w:color w:val="auto"/>
          <w:lang w:val="en-PH"/>
        </w:rPr>
        <w:t>____________, ______</w:t>
      </w:r>
      <w:r w:rsidR="008A4BB5">
        <w:rPr>
          <w:rFonts w:ascii="Times New Roman" w:hAnsi="Times New Roman"/>
          <w:color w:val="auto"/>
          <w:lang w:val="en-PH"/>
        </w:rPr>
        <w:t>,</w:t>
      </w:r>
      <w:r w:rsidR="003C48E5" w:rsidRPr="006F65C3">
        <w:rPr>
          <w:rFonts w:ascii="Times New Roman" w:hAnsi="Times New Roman"/>
          <w:color w:val="auto"/>
          <w:lang w:val="en-PH"/>
        </w:rPr>
        <w:t xml:space="preserve"> </w:t>
      </w:r>
      <w:r w:rsidR="003C48E5">
        <w:rPr>
          <w:rFonts w:ascii="Times New Roman" w:hAnsi="Times New Roman"/>
          <w:color w:val="auto"/>
          <w:lang w:val="en-PH"/>
        </w:rPr>
        <w:t>b</w:t>
      </w:r>
      <w:r w:rsidRPr="006F65C3">
        <w:rPr>
          <w:rFonts w:ascii="Times New Roman" w:hAnsi="Times New Roman"/>
          <w:color w:val="auto"/>
          <w:lang w:val="en-PH"/>
        </w:rPr>
        <w:t>y and between:</w:t>
      </w:r>
    </w:p>
    <w:p w14:paraId="192D78BC" w14:textId="77777777" w:rsidR="00192B5D" w:rsidRPr="006F65C3" w:rsidRDefault="00192B5D" w:rsidP="00192B5D">
      <w:pPr>
        <w:tabs>
          <w:tab w:val="left" w:pos="540"/>
        </w:tabs>
        <w:spacing w:after="240"/>
        <w:contextualSpacing/>
        <w:jc w:val="both"/>
        <w:rPr>
          <w:rFonts w:ascii="Times New Roman" w:hAnsi="Times New Roman"/>
          <w:color w:val="auto"/>
          <w:lang w:val="en-PH"/>
        </w:rPr>
      </w:pPr>
    </w:p>
    <w:p w14:paraId="1C7BD2B2" w14:textId="16BF0E77" w:rsidR="00B3574C" w:rsidRPr="006F65C3" w:rsidRDefault="00314FDD" w:rsidP="00B3574C">
      <w:pPr>
        <w:spacing w:after="120"/>
        <w:ind w:left="851" w:right="1008"/>
        <w:contextualSpacing/>
        <w:jc w:val="both"/>
        <w:rPr>
          <w:rFonts w:ascii="Times New Roman" w:hAnsi="Times New Roman"/>
          <w:b/>
          <w:bCs/>
          <w:color w:val="auto"/>
        </w:rPr>
      </w:pPr>
      <w:r w:rsidRPr="006F65C3">
        <w:rPr>
          <w:rFonts w:ascii="Times New Roman" w:hAnsi="Times New Roman"/>
          <w:color w:val="auto"/>
        </w:rPr>
        <w:t xml:space="preserve">The </w:t>
      </w:r>
      <w:r w:rsidRPr="006F65C3">
        <w:rPr>
          <w:rFonts w:ascii="Times New Roman" w:hAnsi="Times New Roman"/>
          <w:b/>
          <w:bCs/>
          <w:color w:val="auto"/>
        </w:rPr>
        <w:t>POLYTECHNIC UNIVERSITY OF THE PHILIPPINES</w:t>
      </w:r>
      <w:r w:rsidRPr="006F65C3">
        <w:rPr>
          <w:rFonts w:ascii="Times New Roman" w:hAnsi="Times New Roman"/>
          <w:color w:val="auto"/>
        </w:rPr>
        <w:t xml:space="preserve">, a state university with principal address at Anonas St., Sta. Mesa, Manila, duly represented by </w:t>
      </w:r>
      <w:r w:rsidR="00BD307E" w:rsidRPr="006F65C3">
        <w:rPr>
          <w:rFonts w:ascii="Times New Roman" w:hAnsi="Times New Roman"/>
        </w:rPr>
        <w:t xml:space="preserve">its President, </w:t>
      </w:r>
      <w:r w:rsidR="00BD307E" w:rsidRPr="006F65C3">
        <w:rPr>
          <w:rFonts w:ascii="Times New Roman" w:hAnsi="Times New Roman"/>
          <w:b/>
          <w:bCs/>
        </w:rPr>
        <w:t xml:space="preserve">DR. </w:t>
      </w:r>
      <w:r w:rsidR="0029614F">
        <w:rPr>
          <w:rFonts w:ascii="Times New Roman" w:hAnsi="Times New Roman"/>
          <w:b/>
          <w:bCs/>
        </w:rPr>
        <w:t>MANUEL M. MUHI</w:t>
      </w:r>
      <w:r w:rsidR="00BD307E" w:rsidRPr="006F65C3">
        <w:rPr>
          <w:rFonts w:ascii="Times New Roman" w:hAnsi="Times New Roman"/>
        </w:rPr>
        <w:t>, herein referred as “</w:t>
      </w:r>
      <w:r w:rsidR="0056115C">
        <w:rPr>
          <w:rFonts w:ascii="Times New Roman" w:hAnsi="Times New Roman"/>
          <w:b/>
          <w:bCs/>
        </w:rPr>
        <w:t>PUP</w:t>
      </w:r>
      <w:r w:rsidR="003C7CEF" w:rsidRPr="006F65C3">
        <w:rPr>
          <w:rFonts w:ascii="Times New Roman" w:hAnsi="Times New Roman"/>
        </w:rPr>
        <w:t>”.</w:t>
      </w:r>
    </w:p>
    <w:p w14:paraId="45CDD9A8" w14:textId="77777777" w:rsidR="00B3574C" w:rsidRPr="006F65C3" w:rsidRDefault="00B3574C" w:rsidP="00B3574C">
      <w:pPr>
        <w:spacing w:after="120"/>
        <w:ind w:left="851" w:right="1008"/>
        <w:contextualSpacing/>
        <w:jc w:val="both"/>
        <w:rPr>
          <w:rFonts w:ascii="Times New Roman" w:hAnsi="Times New Roman"/>
          <w:b/>
          <w:bCs/>
          <w:color w:val="auto"/>
        </w:rPr>
      </w:pPr>
    </w:p>
    <w:p w14:paraId="14DCB41B" w14:textId="77F01AEB" w:rsidR="00B3574C" w:rsidRPr="006F65C3" w:rsidRDefault="00B3574C" w:rsidP="00B3574C">
      <w:pPr>
        <w:pStyle w:val="ListParagraph"/>
        <w:spacing w:after="120"/>
        <w:ind w:left="1211" w:right="1008"/>
        <w:contextualSpacing/>
        <w:jc w:val="center"/>
        <w:rPr>
          <w:sz w:val="24"/>
          <w:szCs w:val="24"/>
        </w:rPr>
      </w:pPr>
      <w:r w:rsidRPr="006F65C3">
        <w:rPr>
          <w:sz w:val="24"/>
          <w:szCs w:val="24"/>
        </w:rPr>
        <w:t>and</w:t>
      </w:r>
    </w:p>
    <w:p w14:paraId="4F5B7A8D" w14:textId="77777777" w:rsidR="00B3574C" w:rsidRPr="006F65C3" w:rsidRDefault="00B3574C" w:rsidP="00B3574C">
      <w:pPr>
        <w:spacing w:after="120"/>
        <w:ind w:left="851" w:right="1008"/>
        <w:contextualSpacing/>
        <w:jc w:val="both"/>
        <w:rPr>
          <w:rFonts w:ascii="Times New Roman" w:hAnsi="Times New Roman"/>
          <w:color w:val="auto"/>
        </w:rPr>
      </w:pPr>
    </w:p>
    <w:p w14:paraId="399CD2C1" w14:textId="736A4FA1" w:rsidR="00B3574C" w:rsidRPr="007103EE" w:rsidRDefault="00FA6F81" w:rsidP="003C48E5">
      <w:pPr>
        <w:spacing w:after="120"/>
        <w:ind w:left="851" w:right="1008"/>
        <w:contextualSpacing/>
        <w:jc w:val="both"/>
        <w:rPr>
          <w:rFonts w:ascii="Times New Roman" w:hAnsi="Times New Roman"/>
          <w:lang w:eastAsia="zh-CN"/>
        </w:rPr>
      </w:pPr>
      <w:r>
        <w:rPr>
          <w:rFonts w:ascii="Times New Roman" w:hAnsi="Times New Roman"/>
          <w:b/>
        </w:rPr>
        <w:t xml:space="preserve">NAME OF INSTITUTION, </w:t>
      </w:r>
      <w:r w:rsidR="00B3574C" w:rsidRPr="006F65C3">
        <w:rPr>
          <w:rFonts w:ascii="Times New Roman" w:hAnsi="Times New Roman"/>
        </w:rPr>
        <w:t>a</w:t>
      </w:r>
      <w:r>
        <w:rPr>
          <w:rFonts w:ascii="Times New Roman" w:hAnsi="Times New Roman"/>
          <w:lang w:eastAsia="zh-CN"/>
        </w:rPr>
        <w:t>___________________</w:t>
      </w:r>
      <w:r w:rsidR="003C7CEF" w:rsidRPr="006F65C3">
        <w:rPr>
          <w:rFonts w:ascii="Times New Roman" w:hAnsi="Times New Roman"/>
          <w:lang w:eastAsia="zh-CN"/>
        </w:rPr>
        <w:t xml:space="preserve"> </w:t>
      </w:r>
      <w:r w:rsidR="003C7CEF" w:rsidRPr="006F65C3">
        <w:rPr>
          <w:rFonts w:ascii="Times New Roman" w:hAnsi="Times New Roman"/>
        </w:rPr>
        <w:t>institution</w:t>
      </w:r>
      <w:r w:rsidR="00B3574C" w:rsidRPr="006F65C3">
        <w:rPr>
          <w:rFonts w:ascii="Times New Roman" w:hAnsi="Times New Roman"/>
        </w:rPr>
        <w:t xml:space="preserve"> of </w:t>
      </w:r>
      <w:r w:rsidR="00B3574C" w:rsidRPr="006F65C3">
        <w:rPr>
          <w:rFonts w:ascii="Times New Roman" w:hAnsi="Times New Roman"/>
          <w:lang w:eastAsia="zh-CN"/>
        </w:rPr>
        <w:t xml:space="preserve">established in </w:t>
      </w:r>
      <w:r>
        <w:rPr>
          <w:rFonts w:ascii="Times New Roman" w:hAnsi="Times New Roman"/>
          <w:lang w:eastAsia="zh-CN"/>
        </w:rPr>
        <w:t>____</w:t>
      </w:r>
      <w:r w:rsidR="00B3574C" w:rsidRPr="006F65C3">
        <w:rPr>
          <w:rFonts w:ascii="Times New Roman" w:hAnsi="Times New Roman"/>
          <w:lang w:eastAsia="zh-CN"/>
        </w:rPr>
        <w:t xml:space="preserve">, </w:t>
      </w:r>
      <w:r w:rsidR="00B3574C" w:rsidRPr="006F65C3">
        <w:rPr>
          <w:rFonts w:ascii="Times New Roman" w:hAnsi="Times New Roman"/>
        </w:rPr>
        <w:t xml:space="preserve">with principal office </w:t>
      </w:r>
      <w:r w:rsidR="00B3574C" w:rsidRPr="006F65C3">
        <w:rPr>
          <w:rFonts w:ascii="Times New Roman" w:hAnsi="Times New Roman"/>
          <w:lang w:eastAsia="zh-CN"/>
        </w:rPr>
        <w:t xml:space="preserve">at </w:t>
      </w:r>
      <w:r>
        <w:rPr>
          <w:rFonts w:ascii="Times New Roman" w:hAnsi="Times New Roman"/>
          <w:lang w:eastAsia="zh-CN"/>
        </w:rPr>
        <w:t>________________________________________</w:t>
      </w:r>
      <w:r w:rsidR="007103EE">
        <w:rPr>
          <w:rFonts w:ascii="Times New Roman" w:hAnsi="Times New Roman"/>
          <w:lang w:eastAsia="zh-CN"/>
        </w:rPr>
        <w:t xml:space="preserve">, </w:t>
      </w:r>
      <w:r w:rsidR="00B3574C" w:rsidRPr="006F65C3">
        <w:rPr>
          <w:rFonts w:ascii="Times New Roman" w:hAnsi="Times New Roman"/>
        </w:rPr>
        <w:t xml:space="preserve">represented herein by its </w:t>
      </w:r>
      <w:r>
        <w:rPr>
          <w:rFonts w:ascii="Times New Roman" w:hAnsi="Times New Roman"/>
        </w:rPr>
        <w:t>____________________</w:t>
      </w:r>
      <w:r w:rsidR="00B3574C" w:rsidRPr="006F65C3">
        <w:rPr>
          <w:rFonts w:ascii="Times New Roman" w:hAnsi="Times New Roman"/>
          <w:b/>
        </w:rPr>
        <w:t>,</w:t>
      </w:r>
      <w:r w:rsidR="00D148E3" w:rsidRPr="006F65C3">
        <w:rPr>
          <w:rFonts w:ascii="Times New Roman" w:hAnsi="Times New Roman"/>
          <w:b/>
        </w:rPr>
        <w:t xml:space="preserve"> </w:t>
      </w:r>
      <w:r>
        <w:rPr>
          <w:rFonts w:ascii="Times New Roman" w:hAnsi="Times New Roman"/>
          <w:b/>
        </w:rPr>
        <w:t>___________________</w:t>
      </w:r>
      <w:r w:rsidR="00D148E3" w:rsidRPr="006F65C3">
        <w:rPr>
          <w:rFonts w:ascii="Times New Roman" w:hAnsi="Times New Roman"/>
          <w:b/>
        </w:rPr>
        <w:t>,</w:t>
      </w:r>
      <w:r w:rsidR="00B3574C" w:rsidRPr="006F65C3">
        <w:rPr>
          <w:rFonts w:ascii="Times New Roman" w:hAnsi="Times New Roman"/>
          <w:b/>
        </w:rPr>
        <w:t xml:space="preserve"> </w:t>
      </w:r>
      <w:r w:rsidR="003C7CEF" w:rsidRPr="006F65C3">
        <w:rPr>
          <w:rFonts w:ascii="Times New Roman" w:hAnsi="Times New Roman"/>
        </w:rPr>
        <w:t>herein referred</w:t>
      </w:r>
      <w:r w:rsidR="00B3574C" w:rsidRPr="006F65C3">
        <w:rPr>
          <w:rFonts w:ascii="Times New Roman" w:hAnsi="Times New Roman"/>
        </w:rPr>
        <w:t xml:space="preserve"> to as the</w:t>
      </w:r>
      <w:r w:rsidR="00B3574C" w:rsidRPr="006F65C3">
        <w:rPr>
          <w:rFonts w:ascii="Times New Roman" w:hAnsi="Times New Roman"/>
          <w:b/>
        </w:rPr>
        <w:t xml:space="preserve"> </w:t>
      </w:r>
      <w:r w:rsidR="00B3574C" w:rsidRPr="006F65C3">
        <w:rPr>
          <w:rFonts w:ascii="Times New Roman" w:hAnsi="Times New Roman"/>
          <w:b/>
          <w:lang w:eastAsia="zh-CN"/>
        </w:rPr>
        <w:t>“</w:t>
      </w:r>
      <w:r>
        <w:rPr>
          <w:rFonts w:ascii="Times New Roman" w:hAnsi="Times New Roman"/>
          <w:b/>
        </w:rPr>
        <w:t xml:space="preserve"> </w:t>
      </w:r>
      <w:r w:rsidR="003C7CEF" w:rsidRPr="006F65C3">
        <w:rPr>
          <w:rFonts w:ascii="Times New Roman" w:hAnsi="Times New Roman"/>
          <w:b/>
          <w:lang w:eastAsia="zh-CN"/>
        </w:rPr>
        <w:t>”</w:t>
      </w:r>
      <w:r w:rsidR="003C7CEF" w:rsidRPr="006F65C3">
        <w:rPr>
          <w:rFonts w:ascii="Times New Roman" w:hAnsi="Times New Roman"/>
          <w:b/>
        </w:rPr>
        <w:t>.</w:t>
      </w:r>
    </w:p>
    <w:p w14:paraId="6BFACF79" w14:textId="77777777" w:rsidR="00192B5D" w:rsidRPr="006F65C3" w:rsidRDefault="00192B5D" w:rsidP="00732D54">
      <w:pPr>
        <w:spacing w:after="120"/>
        <w:ind w:left="851" w:right="1008"/>
        <w:contextualSpacing/>
        <w:jc w:val="both"/>
        <w:rPr>
          <w:rFonts w:ascii="Times New Roman" w:hAnsi="Times New Roman"/>
          <w:color w:val="auto"/>
        </w:rPr>
      </w:pPr>
    </w:p>
    <w:p w14:paraId="0E3DDB22" w14:textId="77777777" w:rsidR="00C023DA" w:rsidRPr="006F65C3" w:rsidRDefault="00C023DA" w:rsidP="00192B5D">
      <w:pPr>
        <w:contextualSpacing/>
        <w:jc w:val="center"/>
        <w:rPr>
          <w:rFonts w:ascii="Times New Roman" w:eastAsia="Calibri" w:hAnsi="Times New Roman"/>
          <w:b/>
          <w:color w:val="auto"/>
          <w:lang w:val="en-PH"/>
        </w:rPr>
      </w:pPr>
      <w:r w:rsidRPr="006F65C3">
        <w:rPr>
          <w:rFonts w:ascii="Times New Roman" w:eastAsia="Calibri" w:hAnsi="Times New Roman"/>
          <w:b/>
          <w:color w:val="auto"/>
          <w:lang w:val="en-PH"/>
        </w:rPr>
        <w:t>WITNESSETH:</w:t>
      </w:r>
    </w:p>
    <w:p w14:paraId="760C4E63" w14:textId="77777777" w:rsidR="00C023DA" w:rsidRPr="006F65C3" w:rsidRDefault="00C023DA" w:rsidP="00192B5D">
      <w:pPr>
        <w:contextualSpacing/>
        <w:jc w:val="center"/>
        <w:rPr>
          <w:rFonts w:ascii="Times New Roman" w:eastAsia="Calibri" w:hAnsi="Times New Roman"/>
          <w:b/>
          <w:color w:val="auto"/>
          <w:lang w:val="en-PH"/>
        </w:rPr>
      </w:pPr>
    </w:p>
    <w:p w14:paraId="51281E28" w14:textId="519866BC" w:rsidR="00C023DA" w:rsidRPr="006F65C3" w:rsidRDefault="003C7CEF" w:rsidP="00192B5D">
      <w:pPr>
        <w:spacing w:after="200"/>
        <w:ind w:firstLine="720"/>
        <w:contextualSpacing/>
        <w:jc w:val="both"/>
        <w:rPr>
          <w:rFonts w:ascii="Times New Roman" w:eastAsia="Calibri" w:hAnsi="Times New Roman"/>
          <w:color w:val="auto"/>
          <w:lang w:val="en-PH"/>
        </w:rPr>
      </w:pPr>
      <w:r w:rsidRPr="006F65C3">
        <w:rPr>
          <w:rFonts w:ascii="Times New Roman" w:eastAsia="Calibri" w:hAnsi="Times New Roman"/>
          <w:b/>
          <w:bCs/>
          <w:color w:val="auto"/>
          <w:lang w:val="en-PH"/>
        </w:rPr>
        <w:t>WHEREAS</w:t>
      </w:r>
      <w:r w:rsidR="00C023DA" w:rsidRPr="006F65C3">
        <w:rPr>
          <w:rFonts w:ascii="Times New Roman" w:eastAsia="Calibri" w:hAnsi="Times New Roman"/>
          <w:b/>
          <w:bCs/>
          <w:color w:val="auto"/>
          <w:lang w:val="en-PH"/>
        </w:rPr>
        <w:t xml:space="preserve"> </w:t>
      </w:r>
      <w:r w:rsidR="00FA6F81">
        <w:rPr>
          <w:rFonts w:ascii="Times New Roman" w:hAnsi="Times New Roman"/>
        </w:rPr>
        <w:t>____</w:t>
      </w:r>
      <w:r w:rsidR="00BA6FFA" w:rsidRPr="006F65C3">
        <w:rPr>
          <w:rFonts w:ascii="Times New Roman" w:hAnsi="Times New Roman"/>
        </w:rPr>
        <w:t xml:space="preserve"> will host the International Conference on </w:t>
      </w:r>
      <w:r w:rsidR="00FA6F81">
        <w:rPr>
          <w:rFonts w:ascii="Times New Roman" w:hAnsi="Times New Roman"/>
        </w:rPr>
        <w:t>_______________________</w:t>
      </w:r>
      <w:r w:rsidR="00BA6FFA" w:rsidRPr="006F65C3">
        <w:rPr>
          <w:rFonts w:ascii="Times New Roman" w:hAnsi="Times New Roman"/>
        </w:rPr>
        <w:t>, focusing on the theme "</w:t>
      </w:r>
      <w:r w:rsidR="00FA6F81">
        <w:rPr>
          <w:rFonts w:ascii="Times New Roman" w:hAnsi="Times New Roman"/>
        </w:rPr>
        <w:t>__________________________________________________________</w:t>
      </w:r>
      <w:r w:rsidR="00BA6FFA" w:rsidRPr="006F65C3">
        <w:rPr>
          <w:rFonts w:ascii="Times New Roman" w:hAnsi="Times New Roman"/>
        </w:rPr>
        <w:t>"</w:t>
      </w:r>
      <w:r w:rsidR="00C023DA" w:rsidRPr="006F65C3">
        <w:rPr>
          <w:rFonts w:ascii="Times New Roman" w:eastAsia="Calibri" w:hAnsi="Times New Roman"/>
          <w:color w:val="auto"/>
          <w:lang w:val="en-PH"/>
        </w:rPr>
        <w:t>.</w:t>
      </w:r>
    </w:p>
    <w:p w14:paraId="0B19B77B" w14:textId="77777777" w:rsidR="007517C2" w:rsidRPr="006F65C3" w:rsidRDefault="007517C2" w:rsidP="00192B5D">
      <w:pPr>
        <w:spacing w:after="200"/>
        <w:ind w:firstLine="720"/>
        <w:contextualSpacing/>
        <w:jc w:val="both"/>
        <w:rPr>
          <w:rFonts w:ascii="Times New Roman" w:eastAsia="Calibri" w:hAnsi="Times New Roman"/>
          <w:color w:val="auto"/>
          <w:lang w:val="en-PH"/>
        </w:rPr>
      </w:pPr>
    </w:p>
    <w:p w14:paraId="63D4C575" w14:textId="17B67F06" w:rsidR="00BA6FFA" w:rsidRPr="006F65C3" w:rsidRDefault="003C7CEF" w:rsidP="00BA6FFA">
      <w:pPr>
        <w:rPr>
          <w:rFonts w:ascii="Times New Roman" w:hAnsi="Times New Roman"/>
        </w:rPr>
      </w:pPr>
      <w:r w:rsidRPr="006F65C3">
        <w:rPr>
          <w:rFonts w:ascii="Times New Roman" w:eastAsia="Calibri" w:hAnsi="Times New Roman"/>
          <w:b/>
          <w:color w:val="auto"/>
          <w:lang w:val="en-PH"/>
        </w:rPr>
        <w:t>WHEREAS</w:t>
      </w:r>
      <w:r w:rsidR="00C023DA" w:rsidRPr="006F65C3">
        <w:rPr>
          <w:rFonts w:ascii="Times New Roman" w:eastAsia="Calibri" w:hAnsi="Times New Roman"/>
          <w:color w:val="auto"/>
          <w:lang w:val="en-PH"/>
        </w:rPr>
        <w:t xml:space="preserve"> </w:t>
      </w:r>
      <w:r w:rsidR="00BA6FFA" w:rsidRPr="006F65C3">
        <w:rPr>
          <w:rFonts w:ascii="Times New Roman" w:hAnsi="Times New Roman"/>
        </w:rPr>
        <w:t xml:space="preserve">PUP agrees to act as a co-host </w:t>
      </w:r>
      <w:commentRangeStart w:id="0"/>
      <w:r w:rsidR="00BA6FFA" w:rsidRPr="006F65C3">
        <w:rPr>
          <w:rFonts w:ascii="Times New Roman" w:hAnsi="Times New Roman"/>
        </w:rPr>
        <w:t xml:space="preserve">for </w:t>
      </w:r>
      <w:r w:rsidR="00FA6F81">
        <w:rPr>
          <w:rFonts w:ascii="Times New Roman" w:hAnsi="Times New Roman"/>
        </w:rPr>
        <w:t>_____________</w:t>
      </w:r>
      <w:r w:rsidR="00BA6FFA" w:rsidRPr="006F65C3">
        <w:rPr>
          <w:rFonts w:ascii="Times New Roman" w:hAnsi="Times New Roman"/>
        </w:rPr>
        <w:t xml:space="preserve"> </w:t>
      </w:r>
      <w:commentRangeEnd w:id="0"/>
      <w:r w:rsidR="00645F99">
        <w:rPr>
          <w:rStyle w:val="CommentReference"/>
          <w:rFonts w:ascii="Times New Roman" w:hAnsi="Times New Roman"/>
          <w:sz w:val="24"/>
          <w:szCs w:val="24"/>
        </w:rPr>
        <w:commentReference w:id="0"/>
      </w:r>
      <w:r w:rsidR="003C48E5">
        <w:rPr>
          <w:rFonts w:ascii="Times New Roman" w:hAnsi="Times New Roman"/>
        </w:rPr>
        <w:t xml:space="preserve">to be held on </w:t>
      </w:r>
      <w:r w:rsidR="00FA6F81">
        <w:rPr>
          <w:rFonts w:ascii="Times New Roman" w:hAnsi="Times New Roman"/>
        </w:rPr>
        <w:t>__________________</w:t>
      </w:r>
      <w:r w:rsidR="003C48E5">
        <w:rPr>
          <w:rFonts w:ascii="Times New Roman" w:hAnsi="Times New Roman"/>
        </w:rPr>
        <w:t xml:space="preserve"> </w:t>
      </w:r>
      <w:r w:rsidR="00BA6FFA" w:rsidRPr="006F65C3">
        <w:rPr>
          <w:rFonts w:ascii="Times New Roman" w:hAnsi="Times New Roman"/>
        </w:rPr>
        <w:t xml:space="preserve">and to fulfill specific roles and responsibilities in support of the </w:t>
      </w:r>
      <w:r w:rsidRPr="006F65C3">
        <w:rPr>
          <w:rFonts w:ascii="Times New Roman" w:hAnsi="Times New Roman"/>
        </w:rPr>
        <w:t>event.</w:t>
      </w:r>
    </w:p>
    <w:p w14:paraId="512A1A86" w14:textId="74A810A3" w:rsidR="007517C2" w:rsidRPr="006F65C3" w:rsidRDefault="007517C2" w:rsidP="00192B5D">
      <w:pPr>
        <w:spacing w:after="200"/>
        <w:ind w:firstLine="720"/>
        <w:contextualSpacing/>
        <w:jc w:val="both"/>
        <w:rPr>
          <w:rFonts w:ascii="Times New Roman" w:eastAsia="Calibri" w:hAnsi="Times New Roman"/>
          <w:b/>
          <w:bCs/>
          <w:color w:val="auto"/>
          <w:lang w:val="en-PH"/>
        </w:rPr>
      </w:pPr>
    </w:p>
    <w:p w14:paraId="0F361185" w14:textId="77777777" w:rsidR="00C023DA" w:rsidRPr="006F65C3" w:rsidRDefault="00C023DA" w:rsidP="00192B5D">
      <w:pPr>
        <w:contextualSpacing/>
        <w:jc w:val="both"/>
        <w:rPr>
          <w:rFonts w:ascii="Times New Roman" w:eastAsia="Calibri" w:hAnsi="Times New Roman"/>
          <w:color w:val="auto"/>
          <w:lang w:val="en-PH"/>
        </w:rPr>
      </w:pPr>
    </w:p>
    <w:p w14:paraId="03A1209A" w14:textId="4548D8EB" w:rsidR="00BA6FFA" w:rsidRPr="006F65C3" w:rsidRDefault="00C023DA" w:rsidP="00BA6FFA">
      <w:pPr>
        <w:rPr>
          <w:rFonts w:ascii="Times New Roman" w:hAnsi="Times New Roman"/>
        </w:rPr>
      </w:pPr>
      <w:r w:rsidRPr="006F65C3">
        <w:rPr>
          <w:rFonts w:ascii="Times New Roman" w:eastAsia="Calibri" w:hAnsi="Times New Roman"/>
          <w:b/>
          <w:color w:val="auto"/>
          <w:lang w:val="en-PH"/>
        </w:rPr>
        <w:t>NOW THEREFORE</w:t>
      </w:r>
      <w:r w:rsidRPr="006F65C3">
        <w:rPr>
          <w:rFonts w:ascii="Times New Roman" w:eastAsia="Calibri" w:hAnsi="Times New Roman"/>
          <w:color w:val="auto"/>
          <w:lang w:val="en-PH"/>
        </w:rPr>
        <w:t xml:space="preserve">, for in consideration of the </w:t>
      </w:r>
      <w:r w:rsidR="00BA6FFA" w:rsidRPr="006F65C3">
        <w:rPr>
          <w:rFonts w:ascii="Times New Roman" w:hAnsi="Times New Roman"/>
        </w:rPr>
        <w:t>mutual covenants hereinafter set forth, the parties agree as follows:</w:t>
      </w:r>
    </w:p>
    <w:p w14:paraId="58EC136B" w14:textId="576C6D30" w:rsidR="003E20D7" w:rsidRPr="006F65C3" w:rsidRDefault="003E20D7" w:rsidP="007517C2">
      <w:pPr>
        <w:spacing w:after="200"/>
        <w:ind w:firstLine="720"/>
        <w:contextualSpacing/>
        <w:jc w:val="both"/>
        <w:rPr>
          <w:rFonts w:ascii="Times New Roman" w:eastAsia="Calibri" w:hAnsi="Times New Roman"/>
          <w:color w:val="auto"/>
          <w:lang w:val="en-PH"/>
        </w:rPr>
      </w:pPr>
    </w:p>
    <w:p w14:paraId="73B1C942" w14:textId="67977AA9" w:rsidR="003E20D7" w:rsidRPr="006F65C3" w:rsidRDefault="003E20D7" w:rsidP="003E20D7">
      <w:pPr>
        <w:pStyle w:val="ListParagraph"/>
        <w:numPr>
          <w:ilvl w:val="0"/>
          <w:numId w:val="37"/>
        </w:numPr>
        <w:spacing w:after="240"/>
        <w:ind w:left="426" w:hanging="426"/>
        <w:contextualSpacing/>
        <w:jc w:val="both"/>
        <w:rPr>
          <w:b/>
          <w:sz w:val="24"/>
          <w:szCs w:val="24"/>
        </w:rPr>
      </w:pPr>
      <w:r w:rsidRPr="006F65C3">
        <w:rPr>
          <w:b/>
          <w:sz w:val="24"/>
          <w:szCs w:val="24"/>
        </w:rPr>
        <w:t>R</w:t>
      </w:r>
      <w:r w:rsidR="00BA6FFA" w:rsidRPr="006F65C3">
        <w:rPr>
          <w:b/>
          <w:sz w:val="24"/>
          <w:szCs w:val="24"/>
        </w:rPr>
        <w:t>oles and R</w:t>
      </w:r>
      <w:r w:rsidRPr="006F65C3">
        <w:rPr>
          <w:b/>
          <w:sz w:val="24"/>
          <w:szCs w:val="24"/>
        </w:rPr>
        <w:t xml:space="preserve">esponsibilities of </w:t>
      </w:r>
      <w:r w:rsidR="00BA6FFA" w:rsidRPr="006F65C3">
        <w:rPr>
          <w:b/>
          <w:sz w:val="24"/>
          <w:szCs w:val="24"/>
        </w:rPr>
        <w:t>PUP</w:t>
      </w:r>
    </w:p>
    <w:p w14:paraId="0682DD92" w14:textId="77777777" w:rsidR="003E20D7" w:rsidRPr="006F65C3" w:rsidRDefault="003E20D7" w:rsidP="003E20D7">
      <w:pPr>
        <w:pStyle w:val="ListParagraph"/>
        <w:spacing w:after="240"/>
        <w:ind w:left="0"/>
        <w:contextualSpacing/>
        <w:jc w:val="both"/>
        <w:rPr>
          <w:sz w:val="24"/>
          <w:szCs w:val="24"/>
        </w:rPr>
      </w:pPr>
    </w:p>
    <w:p w14:paraId="0EA36624" w14:textId="5A2AF42C" w:rsidR="00D67215" w:rsidRPr="00D67215" w:rsidRDefault="00D67215" w:rsidP="00D67215">
      <w:pPr>
        <w:pStyle w:val="ListParagraph"/>
        <w:tabs>
          <w:tab w:val="left" w:pos="1134"/>
        </w:tabs>
        <w:spacing w:after="240"/>
        <w:ind w:left="1134"/>
        <w:contextualSpacing/>
        <w:jc w:val="both"/>
        <w:rPr>
          <w:sz w:val="24"/>
          <w:szCs w:val="24"/>
        </w:rPr>
      </w:pPr>
      <w:r w:rsidRPr="00D67215">
        <w:rPr>
          <w:sz w:val="24"/>
          <w:szCs w:val="24"/>
        </w:rPr>
        <w:t xml:space="preserve">1. </w:t>
      </w:r>
      <w:r w:rsidRPr="00D67215">
        <w:rPr>
          <w:b/>
          <w:bCs/>
          <w:sz w:val="24"/>
          <w:szCs w:val="24"/>
        </w:rPr>
        <w:t>Co-Hosting and Presenter Provision</w:t>
      </w:r>
      <w:r w:rsidRPr="00D67215">
        <w:rPr>
          <w:sz w:val="24"/>
          <w:szCs w:val="24"/>
        </w:rPr>
        <w:t>:</w:t>
      </w:r>
    </w:p>
    <w:p w14:paraId="2D9221AF" w14:textId="1E2F9122" w:rsidR="00D67215" w:rsidRPr="00D67215" w:rsidRDefault="00D67215" w:rsidP="00D96641">
      <w:pPr>
        <w:pStyle w:val="ListParagraph"/>
        <w:numPr>
          <w:ilvl w:val="1"/>
          <w:numId w:val="43"/>
        </w:numPr>
        <w:tabs>
          <w:tab w:val="left" w:pos="1134"/>
        </w:tabs>
        <w:spacing w:after="240"/>
        <w:ind w:left="1843"/>
        <w:contextualSpacing/>
        <w:jc w:val="both"/>
        <w:rPr>
          <w:sz w:val="24"/>
          <w:szCs w:val="24"/>
        </w:rPr>
      </w:pPr>
      <w:r w:rsidRPr="00D67215">
        <w:rPr>
          <w:sz w:val="24"/>
          <w:szCs w:val="24"/>
        </w:rPr>
        <w:t xml:space="preserve">PUP agrees to act as a co-host for </w:t>
      </w:r>
      <w:r w:rsidR="00FA6F81">
        <w:rPr>
          <w:sz w:val="24"/>
          <w:szCs w:val="24"/>
        </w:rPr>
        <w:t>________</w:t>
      </w:r>
      <w:r w:rsidRPr="00D67215">
        <w:rPr>
          <w:sz w:val="24"/>
          <w:szCs w:val="24"/>
        </w:rPr>
        <w:t>, providing support and collaboration throughout the event planning and execution stages.</w:t>
      </w:r>
    </w:p>
    <w:p w14:paraId="474499F9" w14:textId="7FEFB33E" w:rsidR="009A6766" w:rsidRDefault="00D67215" w:rsidP="00D96641">
      <w:pPr>
        <w:pStyle w:val="ListParagraph"/>
        <w:numPr>
          <w:ilvl w:val="1"/>
          <w:numId w:val="43"/>
        </w:numPr>
        <w:tabs>
          <w:tab w:val="left" w:pos="1134"/>
        </w:tabs>
        <w:spacing w:after="240"/>
        <w:ind w:left="1843"/>
        <w:contextualSpacing/>
        <w:rPr>
          <w:sz w:val="24"/>
          <w:szCs w:val="24"/>
        </w:rPr>
      </w:pPr>
      <w:r w:rsidRPr="00D67215">
        <w:rPr>
          <w:sz w:val="24"/>
          <w:szCs w:val="24"/>
        </w:rPr>
        <w:t xml:space="preserve">PUP will provide presenters for the conference, </w:t>
      </w:r>
      <w:commentRangeStart w:id="1"/>
      <w:r w:rsidRPr="00D67215">
        <w:rPr>
          <w:sz w:val="24"/>
          <w:szCs w:val="24"/>
        </w:rPr>
        <w:t>subject to applicable fees</w:t>
      </w:r>
      <w:commentRangeEnd w:id="1"/>
      <w:r w:rsidR="00645F99">
        <w:rPr>
          <w:rStyle w:val="CommentReference"/>
          <w:sz w:val="24"/>
          <w:szCs w:val="24"/>
        </w:rPr>
        <w:commentReference w:id="1"/>
      </w:r>
      <w:r w:rsidR="003C48E5">
        <w:rPr>
          <w:sz w:val="24"/>
          <w:szCs w:val="24"/>
        </w:rPr>
        <w:t xml:space="preserve"> as specified at the </w:t>
      </w:r>
      <w:r w:rsidR="00FA6F81">
        <w:rPr>
          <w:sz w:val="24"/>
          <w:szCs w:val="24"/>
        </w:rPr>
        <w:t>official __________</w:t>
      </w:r>
      <w:r w:rsidR="003C48E5">
        <w:rPr>
          <w:sz w:val="24"/>
          <w:szCs w:val="24"/>
        </w:rPr>
        <w:t xml:space="preserve"> website:</w:t>
      </w:r>
      <w:r w:rsidR="009A6766">
        <w:rPr>
          <w:sz w:val="24"/>
          <w:szCs w:val="24"/>
        </w:rPr>
        <w:t xml:space="preserve"> </w:t>
      </w:r>
      <w:r w:rsidR="0078057B">
        <w:rPr>
          <w:sz w:val="24"/>
          <w:szCs w:val="24"/>
        </w:rPr>
        <w:t>(</w:t>
      </w:r>
      <w:r w:rsidR="00FA6F81">
        <w:rPr>
          <w:sz w:val="24"/>
          <w:szCs w:val="24"/>
        </w:rPr>
        <w:t>link here</w:t>
      </w:r>
      <w:r w:rsidR="0078057B">
        <w:rPr>
          <w:sz w:val="24"/>
          <w:szCs w:val="24"/>
        </w:rPr>
        <w:t>)</w:t>
      </w:r>
      <w:r w:rsidRPr="00D67215">
        <w:rPr>
          <w:sz w:val="24"/>
          <w:szCs w:val="24"/>
        </w:rPr>
        <w:t xml:space="preserve">. </w:t>
      </w:r>
    </w:p>
    <w:p w14:paraId="5A230FAA" w14:textId="7619A66C" w:rsidR="00D67215" w:rsidRPr="00D67215" w:rsidRDefault="009A6766" w:rsidP="00D96641">
      <w:pPr>
        <w:pStyle w:val="ListParagraph"/>
        <w:numPr>
          <w:ilvl w:val="1"/>
          <w:numId w:val="43"/>
        </w:numPr>
        <w:tabs>
          <w:tab w:val="left" w:pos="1134"/>
        </w:tabs>
        <w:spacing w:after="240"/>
        <w:ind w:left="1843"/>
        <w:contextualSpacing/>
        <w:rPr>
          <w:sz w:val="24"/>
          <w:szCs w:val="24"/>
        </w:rPr>
      </w:pPr>
      <w:r w:rsidRPr="00D67215">
        <w:rPr>
          <w:sz w:val="24"/>
          <w:szCs w:val="24"/>
        </w:rPr>
        <w:t xml:space="preserve">PUP </w:t>
      </w:r>
      <w:r w:rsidR="00D67215" w:rsidRPr="00D67215">
        <w:rPr>
          <w:sz w:val="24"/>
          <w:szCs w:val="24"/>
        </w:rPr>
        <w:t>will also encourage participation from its community, with participants attending free of charge.</w:t>
      </w:r>
    </w:p>
    <w:p w14:paraId="0E1CC57A" w14:textId="77777777" w:rsidR="00D67215" w:rsidRPr="00D67215" w:rsidRDefault="00D67215" w:rsidP="00D96641">
      <w:pPr>
        <w:pStyle w:val="ListParagraph"/>
        <w:tabs>
          <w:tab w:val="left" w:pos="1134"/>
        </w:tabs>
        <w:spacing w:after="240"/>
        <w:ind w:left="1843"/>
        <w:contextualSpacing/>
        <w:jc w:val="both"/>
        <w:rPr>
          <w:sz w:val="24"/>
          <w:szCs w:val="24"/>
        </w:rPr>
      </w:pPr>
    </w:p>
    <w:p w14:paraId="00D08F33" w14:textId="15ECD6A9" w:rsidR="00D67215" w:rsidRPr="00D67215" w:rsidRDefault="00D67215" w:rsidP="00D67215">
      <w:pPr>
        <w:pStyle w:val="ListParagraph"/>
        <w:tabs>
          <w:tab w:val="left" w:pos="1134"/>
        </w:tabs>
        <w:spacing w:after="240"/>
        <w:ind w:left="1134"/>
        <w:contextualSpacing/>
        <w:jc w:val="both"/>
        <w:rPr>
          <w:b/>
          <w:bCs/>
          <w:sz w:val="24"/>
          <w:szCs w:val="24"/>
        </w:rPr>
      </w:pPr>
      <w:r w:rsidRPr="00D67215">
        <w:rPr>
          <w:sz w:val="24"/>
          <w:szCs w:val="24"/>
        </w:rPr>
        <w:t xml:space="preserve">2. </w:t>
      </w:r>
      <w:r w:rsidRPr="00D67215">
        <w:rPr>
          <w:b/>
          <w:bCs/>
          <w:sz w:val="24"/>
          <w:szCs w:val="24"/>
        </w:rPr>
        <w:t>Institutional Logo and Promotional Support:</w:t>
      </w:r>
    </w:p>
    <w:p w14:paraId="5C123BA4" w14:textId="51127A97" w:rsidR="00D67215" w:rsidRDefault="00D67215" w:rsidP="00D96641">
      <w:pPr>
        <w:pStyle w:val="ListParagraph"/>
        <w:numPr>
          <w:ilvl w:val="0"/>
          <w:numId w:val="48"/>
        </w:numPr>
        <w:tabs>
          <w:tab w:val="left" w:pos="1134"/>
        </w:tabs>
        <w:spacing w:after="240"/>
        <w:ind w:left="1843"/>
        <w:contextualSpacing/>
        <w:rPr>
          <w:sz w:val="24"/>
          <w:szCs w:val="24"/>
        </w:rPr>
      </w:pPr>
      <w:r w:rsidRPr="00D67215">
        <w:rPr>
          <w:sz w:val="24"/>
          <w:szCs w:val="24"/>
        </w:rPr>
        <w:t>PUP will provide its institutional logo to be included in the conference's promotional materials and the official website.</w:t>
      </w:r>
    </w:p>
    <w:p w14:paraId="4286F18C" w14:textId="4CF5C859" w:rsidR="00D67215" w:rsidRDefault="00D67215" w:rsidP="00D96641">
      <w:pPr>
        <w:pStyle w:val="ListParagraph"/>
        <w:numPr>
          <w:ilvl w:val="0"/>
          <w:numId w:val="48"/>
        </w:numPr>
        <w:tabs>
          <w:tab w:val="left" w:pos="1134"/>
        </w:tabs>
        <w:spacing w:after="240"/>
        <w:ind w:left="1843"/>
        <w:contextualSpacing/>
        <w:rPr>
          <w:sz w:val="24"/>
          <w:szCs w:val="24"/>
        </w:rPr>
      </w:pPr>
      <w:r w:rsidRPr="00D67215">
        <w:rPr>
          <w:sz w:val="24"/>
          <w:szCs w:val="24"/>
        </w:rPr>
        <w:t>PUP will promote the conference within its community and networks to boost attendance and participation.</w:t>
      </w:r>
    </w:p>
    <w:p w14:paraId="09DFB406" w14:textId="77777777" w:rsidR="0056115C" w:rsidRPr="00D67215" w:rsidRDefault="0056115C" w:rsidP="00D96641">
      <w:pPr>
        <w:pStyle w:val="ListParagraph"/>
        <w:tabs>
          <w:tab w:val="left" w:pos="1134"/>
        </w:tabs>
        <w:spacing w:after="240"/>
        <w:ind w:left="2574"/>
        <w:contextualSpacing/>
        <w:rPr>
          <w:sz w:val="24"/>
          <w:szCs w:val="24"/>
        </w:rPr>
      </w:pPr>
    </w:p>
    <w:p w14:paraId="28900D44" w14:textId="2B8CD08B" w:rsidR="00D67215" w:rsidRPr="00D67215" w:rsidRDefault="00D67215" w:rsidP="00D67215">
      <w:pPr>
        <w:pStyle w:val="ListParagraph"/>
        <w:tabs>
          <w:tab w:val="left" w:pos="1134"/>
        </w:tabs>
        <w:spacing w:after="240"/>
        <w:ind w:left="1134"/>
        <w:contextualSpacing/>
        <w:jc w:val="both"/>
        <w:rPr>
          <w:b/>
          <w:bCs/>
          <w:sz w:val="24"/>
          <w:szCs w:val="24"/>
        </w:rPr>
      </w:pPr>
      <w:r w:rsidRPr="00D67215">
        <w:rPr>
          <w:b/>
          <w:bCs/>
          <w:sz w:val="24"/>
          <w:szCs w:val="24"/>
        </w:rPr>
        <w:t>3. Institution Introduction:</w:t>
      </w:r>
    </w:p>
    <w:p w14:paraId="3959C424" w14:textId="5DE45652" w:rsidR="00D67215" w:rsidRDefault="00D67215" w:rsidP="00D96641">
      <w:pPr>
        <w:pStyle w:val="ListParagraph"/>
        <w:numPr>
          <w:ilvl w:val="0"/>
          <w:numId w:val="49"/>
        </w:numPr>
        <w:tabs>
          <w:tab w:val="left" w:pos="1134"/>
        </w:tabs>
        <w:spacing w:after="240"/>
        <w:ind w:left="1843"/>
        <w:contextualSpacing/>
        <w:rPr>
          <w:sz w:val="24"/>
          <w:szCs w:val="24"/>
        </w:rPr>
      </w:pPr>
      <w:r w:rsidRPr="00D67215">
        <w:rPr>
          <w:sz w:val="24"/>
          <w:szCs w:val="24"/>
        </w:rPr>
        <w:t xml:space="preserve">PUP will submit a brief introduction (500 words) of the institution to be featured on the </w:t>
      </w:r>
      <w:r w:rsidR="00FA6F81">
        <w:rPr>
          <w:sz w:val="24"/>
          <w:szCs w:val="24"/>
        </w:rPr>
        <w:t>_______</w:t>
      </w:r>
      <w:r w:rsidRPr="00D67215">
        <w:rPr>
          <w:sz w:val="24"/>
          <w:szCs w:val="24"/>
        </w:rPr>
        <w:t xml:space="preserve"> website.</w:t>
      </w:r>
    </w:p>
    <w:p w14:paraId="32CE407A" w14:textId="77777777" w:rsidR="00102ED2" w:rsidRDefault="00102ED2" w:rsidP="00D96641">
      <w:pPr>
        <w:pStyle w:val="ListParagraph"/>
        <w:tabs>
          <w:tab w:val="left" w:pos="1134"/>
        </w:tabs>
        <w:spacing w:after="240"/>
        <w:ind w:left="1843"/>
        <w:contextualSpacing/>
        <w:rPr>
          <w:sz w:val="24"/>
          <w:szCs w:val="24"/>
        </w:rPr>
      </w:pPr>
    </w:p>
    <w:p w14:paraId="30950323" w14:textId="67F6D8B2" w:rsidR="00D67215" w:rsidRPr="00D67215" w:rsidRDefault="00D67215" w:rsidP="00E60F61">
      <w:pPr>
        <w:pStyle w:val="ListParagraph"/>
        <w:tabs>
          <w:tab w:val="left" w:pos="1134"/>
        </w:tabs>
        <w:spacing w:after="240"/>
        <w:ind w:left="1134"/>
        <w:contextualSpacing/>
        <w:jc w:val="both"/>
        <w:rPr>
          <w:b/>
          <w:bCs/>
          <w:sz w:val="24"/>
          <w:szCs w:val="24"/>
        </w:rPr>
      </w:pPr>
      <w:r w:rsidRPr="00D67215">
        <w:rPr>
          <w:b/>
          <w:bCs/>
          <w:sz w:val="24"/>
          <w:szCs w:val="24"/>
        </w:rPr>
        <w:t>4. Keynote Speaker:</w:t>
      </w:r>
    </w:p>
    <w:p w14:paraId="77C2ADBA" w14:textId="792B3EC3" w:rsidR="00701D4F" w:rsidRPr="0056115C" w:rsidRDefault="00D67215" w:rsidP="00D96641">
      <w:pPr>
        <w:pStyle w:val="ListParagraph"/>
        <w:numPr>
          <w:ilvl w:val="0"/>
          <w:numId w:val="51"/>
        </w:numPr>
        <w:tabs>
          <w:tab w:val="left" w:pos="1134"/>
        </w:tabs>
        <w:spacing w:after="240"/>
        <w:ind w:left="1701"/>
        <w:contextualSpacing/>
      </w:pPr>
      <w:r w:rsidRPr="00D67215">
        <w:rPr>
          <w:sz w:val="24"/>
          <w:szCs w:val="24"/>
        </w:rPr>
        <w:t>PUP will support the conference by providing a keynote speaker who will physically attend and deliver a keynote speech.</w:t>
      </w:r>
    </w:p>
    <w:p w14:paraId="61E2F044" w14:textId="77777777" w:rsidR="00D67215" w:rsidRPr="006F65C3" w:rsidRDefault="00D67215" w:rsidP="00D67215">
      <w:pPr>
        <w:pStyle w:val="ListParagraph"/>
        <w:tabs>
          <w:tab w:val="left" w:pos="1134"/>
        </w:tabs>
        <w:spacing w:after="240"/>
        <w:ind w:left="1134"/>
        <w:contextualSpacing/>
        <w:jc w:val="both"/>
        <w:rPr>
          <w:sz w:val="24"/>
          <w:szCs w:val="24"/>
          <w:lang w:val="en-PH"/>
        </w:rPr>
      </w:pPr>
    </w:p>
    <w:p w14:paraId="4B24CD19" w14:textId="52B24668" w:rsidR="003E20D7" w:rsidRPr="006F65C3" w:rsidRDefault="003E20D7" w:rsidP="003E20D7">
      <w:pPr>
        <w:pStyle w:val="ListParagraph"/>
        <w:numPr>
          <w:ilvl w:val="0"/>
          <w:numId w:val="37"/>
        </w:numPr>
        <w:tabs>
          <w:tab w:val="left" w:pos="426"/>
        </w:tabs>
        <w:spacing w:after="240"/>
        <w:ind w:left="426" w:hanging="426"/>
        <w:contextualSpacing/>
        <w:jc w:val="both"/>
        <w:rPr>
          <w:b/>
          <w:sz w:val="24"/>
          <w:szCs w:val="24"/>
        </w:rPr>
      </w:pPr>
      <w:r w:rsidRPr="006F65C3">
        <w:rPr>
          <w:b/>
          <w:sz w:val="24"/>
          <w:szCs w:val="24"/>
        </w:rPr>
        <w:lastRenderedPageBreak/>
        <w:t>R</w:t>
      </w:r>
      <w:r w:rsidR="00987ABF" w:rsidRPr="006F65C3">
        <w:rPr>
          <w:b/>
          <w:sz w:val="24"/>
          <w:szCs w:val="24"/>
        </w:rPr>
        <w:t>oles and R</w:t>
      </w:r>
      <w:r w:rsidRPr="006F65C3">
        <w:rPr>
          <w:b/>
          <w:sz w:val="24"/>
          <w:szCs w:val="24"/>
        </w:rPr>
        <w:t xml:space="preserve">esponsibilities of </w:t>
      </w:r>
      <w:r w:rsidR="00FA6F81">
        <w:rPr>
          <w:b/>
          <w:sz w:val="24"/>
          <w:szCs w:val="24"/>
        </w:rPr>
        <w:t>_____</w:t>
      </w:r>
    </w:p>
    <w:p w14:paraId="5DDD17C4" w14:textId="77777777" w:rsidR="003E20D7" w:rsidRPr="006F65C3" w:rsidRDefault="003E20D7" w:rsidP="003E20D7">
      <w:pPr>
        <w:pStyle w:val="ListParagraph"/>
        <w:tabs>
          <w:tab w:val="left" w:pos="284"/>
        </w:tabs>
        <w:spacing w:after="240"/>
        <w:contextualSpacing/>
        <w:jc w:val="both"/>
        <w:rPr>
          <w:b/>
          <w:sz w:val="24"/>
          <w:szCs w:val="24"/>
        </w:rPr>
      </w:pPr>
    </w:p>
    <w:p w14:paraId="68F74837" w14:textId="6D2918D4" w:rsidR="00D67215" w:rsidRPr="00D67215" w:rsidRDefault="00D67215" w:rsidP="00D96641">
      <w:pPr>
        <w:pStyle w:val="ListParagraph"/>
        <w:ind w:left="993"/>
        <w:rPr>
          <w:sz w:val="24"/>
          <w:szCs w:val="24"/>
        </w:rPr>
      </w:pPr>
      <w:r w:rsidRPr="00D67215">
        <w:rPr>
          <w:b/>
          <w:bCs/>
          <w:sz w:val="24"/>
          <w:szCs w:val="24"/>
        </w:rPr>
        <w:t>1. Conference Organization and Venue</w:t>
      </w:r>
      <w:r w:rsidRPr="00D67215">
        <w:rPr>
          <w:sz w:val="24"/>
          <w:szCs w:val="24"/>
        </w:rPr>
        <w:t>:</w:t>
      </w:r>
    </w:p>
    <w:p w14:paraId="719A4AC2" w14:textId="6322FFFD" w:rsidR="00D67215" w:rsidRPr="00D67215" w:rsidRDefault="00FA6F81" w:rsidP="00D96641">
      <w:pPr>
        <w:pStyle w:val="ListParagraph"/>
        <w:numPr>
          <w:ilvl w:val="0"/>
          <w:numId w:val="52"/>
        </w:numPr>
        <w:tabs>
          <w:tab w:val="left" w:pos="1134"/>
        </w:tabs>
        <w:spacing w:after="240"/>
        <w:ind w:left="1560"/>
        <w:contextualSpacing/>
        <w:rPr>
          <w:sz w:val="24"/>
          <w:szCs w:val="24"/>
        </w:rPr>
      </w:pPr>
      <w:r>
        <w:rPr>
          <w:sz w:val="24"/>
          <w:szCs w:val="24"/>
        </w:rPr>
        <w:t>______</w:t>
      </w:r>
      <w:r w:rsidR="0078057B">
        <w:rPr>
          <w:sz w:val="24"/>
          <w:szCs w:val="24"/>
        </w:rPr>
        <w:t>_</w:t>
      </w:r>
      <w:r w:rsidR="00D67215" w:rsidRPr="00D67215">
        <w:rPr>
          <w:sz w:val="24"/>
          <w:szCs w:val="24"/>
        </w:rPr>
        <w:t xml:space="preserve"> will host the International Conference on </w:t>
      </w:r>
      <w:r>
        <w:rPr>
          <w:sz w:val="24"/>
          <w:szCs w:val="24"/>
        </w:rPr>
        <w:t>_______________________</w:t>
      </w:r>
      <w:r w:rsidR="00D67215" w:rsidRPr="00D67215">
        <w:rPr>
          <w:sz w:val="24"/>
          <w:szCs w:val="24"/>
        </w:rPr>
        <w:t xml:space="preserve"> at </w:t>
      </w:r>
      <w:r>
        <w:rPr>
          <w:sz w:val="24"/>
          <w:szCs w:val="24"/>
        </w:rPr>
        <w:t>_______</w:t>
      </w:r>
      <w:r w:rsidR="00D67215" w:rsidRPr="00D67215">
        <w:rPr>
          <w:sz w:val="24"/>
          <w:szCs w:val="24"/>
        </w:rPr>
        <w:t>, ensuring all necessary facilities and logistical arrangements are in place.</w:t>
      </w:r>
    </w:p>
    <w:p w14:paraId="4732DA14" w14:textId="77777777" w:rsidR="00D67215" w:rsidRPr="00D67215" w:rsidRDefault="00D67215" w:rsidP="00D67215">
      <w:pPr>
        <w:pStyle w:val="ListParagraph"/>
        <w:rPr>
          <w:sz w:val="24"/>
          <w:szCs w:val="24"/>
        </w:rPr>
      </w:pPr>
    </w:p>
    <w:p w14:paraId="04E516CC" w14:textId="3139D119" w:rsidR="00D67215" w:rsidRPr="00D67215" w:rsidRDefault="00D67215" w:rsidP="00D96641">
      <w:pPr>
        <w:pStyle w:val="ListParagraph"/>
        <w:ind w:firstLine="480"/>
        <w:rPr>
          <w:b/>
          <w:bCs/>
          <w:sz w:val="24"/>
          <w:szCs w:val="24"/>
        </w:rPr>
      </w:pPr>
      <w:r w:rsidRPr="00D67215">
        <w:rPr>
          <w:b/>
          <w:bCs/>
          <w:sz w:val="24"/>
          <w:szCs w:val="24"/>
        </w:rPr>
        <w:t>2. Promotional Materials and Outreach:</w:t>
      </w:r>
    </w:p>
    <w:p w14:paraId="63A8484E" w14:textId="20BBE3E8" w:rsidR="00D67215" w:rsidRPr="00D67215" w:rsidRDefault="00FA6F81" w:rsidP="00D96641">
      <w:pPr>
        <w:pStyle w:val="ListParagraph"/>
        <w:numPr>
          <w:ilvl w:val="1"/>
          <w:numId w:val="54"/>
        </w:numPr>
        <w:ind w:left="1560"/>
        <w:rPr>
          <w:sz w:val="24"/>
          <w:szCs w:val="24"/>
        </w:rPr>
      </w:pPr>
      <w:r>
        <w:rPr>
          <w:sz w:val="24"/>
          <w:szCs w:val="24"/>
        </w:rPr>
        <w:t>_____</w:t>
      </w:r>
      <w:r w:rsidR="0078057B">
        <w:rPr>
          <w:sz w:val="24"/>
          <w:szCs w:val="24"/>
        </w:rPr>
        <w:t>__</w:t>
      </w:r>
      <w:r w:rsidR="00D67215" w:rsidRPr="00D67215">
        <w:rPr>
          <w:sz w:val="24"/>
          <w:szCs w:val="24"/>
        </w:rPr>
        <w:t xml:space="preserve"> will design and distribute promotional materials, including posters, brochures, and social media content, to enhance visibility and attract attendees.</w:t>
      </w:r>
    </w:p>
    <w:p w14:paraId="49EABB04" w14:textId="546E1F63" w:rsidR="00D67215" w:rsidRPr="00D67215" w:rsidRDefault="0078057B" w:rsidP="00D96641">
      <w:pPr>
        <w:pStyle w:val="ListParagraph"/>
        <w:numPr>
          <w:ilvl w:val="1"/>
          <w:numId w:val="54"/>
        </w:numPr>
        <w:ind w:left="1560"/>
        <w:rPr>
          <w:sz w:val="24"/>
          <w:szCs w:val="24"/>
        </w:rPr>
      </w:pPr>
      <w:r>
        <w:rPr>
          <w:sz w:val="24"/>
          <w:szCs w:val="24"/>
        </w:rPr>
        <w:t>_________</w:t>
      </w:r>
      <w:r w:rsidR="00D67215" w:rsidRPr="00D67215">
        <w:rPr>
          <w:sz w:val="24"/>
          <w:szCs w:val="24"/>
        </w:rPr>
        <w:t xml:space="preserve"> will include the PUP logo in all promotional materials and on the official conference website.</w:t>
      </w:r>
    </w:p>
    <w:p w14:paraId="4D156AC2" w14:textId="77777777" w:rsidR="00D67215" w:rsidRPr="00D67215" w:rsidRDefault="00D67215" w:rsidP="00D67215">
      <w:pPr>
        <w:pStyle w:val="ListParagraph"/>
        <w:rPr>
          <w:sz w:val="24"/>
          <w:szCs w:val="24"/>
        </w:rPr>
      </w:pPr>
    </w:p>
    <w:p w14:paraId="49AD7A4E" w14:textId="3DAFDD9D" w:rsidR="00D67215" w:rsidRPr="00D67215" w:rsidRDefault="00D67215" w:rsidP="00D67215">
      <w:pPr>
        <w:pStyle w:val="ListParagraph"/>
        <w:rPr>
          <w:b/>
          <w:bCs/>
          <w:sz w:val="24"/>
          <w:szCs w:val="24"/>
        </w:rPr>
      </w:pPr>
      <w:r w:rsidRPr="00D67215">
        <w:rPr>
          <w:b/>
          <w:bCs/>
          <w:sz w:val="24"/>
          <w:szCs w:val="24"/>
        </w:rPr>
        <w:t>3. Academic Contributions and Speaker Coordination:</w:t>
      </w:r>
    </w:p>
    <w:p w14:paraId="1F39D668" w14:textId="21005520" w:rsidR="00D67215" w:rsidRPr="00D67215" w:rsidRDefault="0078057B" w:rsidP="00D96641">
      <w:pPr>
        <w:pStyle w:val="ListParagraph"/>
        <w:numPr>
          <w:ilvl w:val="1"/>
          <w:numId w:val="56"/>
        </w:numPr>
        <w:ind w:left="1560"/>
        <w:rPr>
          <w:sz w:val="24"/>
          <w:szCs w:val="24"/>
        </w:rPr>
      </w:pPr>
      <w:r>
        <w:rPr>
          <w:sz w:val="24"/>
          <w:szCs w:val="24"/>
        </w:rPr>
        <w:t>________</w:t>
      </w:r>
      <w:r w:rsidR="00D67215" w:rsidRPr="00D67215">
        <w:rPr>
          <w:sz w:val="24"/>
          <w:szCs w:val="24"/>
        </w:rPr>
        <w:t xml:space="preserve"> will provide a team of academic staff to organize conference sessions, review submitted papers, and coordinate with presenters.</w:t>
      </w:r>
    </w:p>
    <w:p w14:paraId="08E325FB" w14:textId="467EF059" w:rsidR="00D67215" w:rsidRPr="00D67215" w:rsidRDefault="0078057B" w:rsidP="00D96641">
      <w:pPr>
        <w:pStyle w:val="ListParagraph"/>
        <w:numPr>
          <w:ilvl w:val="1"/>
          <w:numId w:val="56"/>
        </w:numPr>
        <w:ind w:left="1560"/>
        <w:rPr>
          <w:sz w:val="24"/>
          <w:szCs w:val="24"/>
        </w:rPr>
      </w:pPr>
      <w:r>
        <w:rPr>
          <w:sz w:val="24"/>
          <w:szCs w:val="24"/>
        </w:rPr>
        <w:t>________</w:t>
      </w:r>
      <w:r w:rsidR="00D67215" w:rsidRPr="00D67215">
        <w:rPr>
          <w:sz w:val="24"/>
          <w:szCs w:val="24"/>
        </w:rPr>
        <w:t xml:space="preserve"> will identify and invite local and international experts to participate as speakers and panelists, ensuring a diverse and high-quality program.</w:t>
      </w:r>
    </w:p>
    <w:p w14:paraId="0D34CBA1" w14:textId="77777777" w:rsidR="00D67215" w:rsidRPr="00D67215" w:rsidRDefault="00D67215" w:rsidP="00D67215">
      <w:pPr>
        <w:pStyle w:val="ListParagraph"/>
        <w:rPr>
          <w:sz w:val="24"/>
          <w:szCs w:val="24"/>
        </w:rPr>
      </w:pPr>
    </w:p>
    <w:p w14:paraId="3D7490DE" w14:textId="5007C34C" w:rsidR="00D67215" w:rsidRPr="00D67215" w:rsidRDefault="00D67215" w:rsidP="00D67215">
      <w:pPr>
        <w:pStyle w:val="ListParagraph"/>
        <w:rPr>
          <w:b/>
          <w:bCs/>
          <w:sz w:val="24"/>
          <w:szCs w:val="24"/>
        </w:rPr>
      </w:pPr>
      <w:r w:rsidRPr="00D67215">
        <w:rPr>
          <w:b/>
          <w:bCs/>
          <w:sz w:val="24"/>
          <w:szCs w:val="24"/>
        </w:rPr>
        <w:t>4. Website and Communication:</w:t>
      </w:r>
    </w:p>
    <w:p w14:paraId="3BE66306" w14:textId="4F752885" w:rsidR="00D67215" w:rsidRPr="00D67215" w:rsidRDefault="0078057B" w:rsidP="00D96641">
      <w:pPr>
        <w:pStyle w:val="ListParagraph"/>
        <w:numPr>
          <w:ilvl w:val="1"/>
          <w:numId w:val="58"/>
        </w:numPr>
        <w:ind w:left="1560"/>
        <w:rPr>
          <w:sz w:val="24"/>
          <w:szCs w:val="24"/>
        </w:rPr>
      </w:pPr>
      <w:r>
        <w:rPr>
          <w:sz w:val="24"/>
          <w:szCs w:val="24"/>
        </w:rPr>
        <w:t>________</w:t>
      </w:r>
      <w:r w:rsidR="00D67215" w:rsidRPr="00D67215">
        <w:rPr>
          <w:sz w:val="24"/>
          <w:szCs w:val="24"/>
        </w:rPr>
        <w:t xml:space="preserve"> will develop and maintain the official conference website, ensuring it features all relevant information, including PUP's introduction and contributions.</w:t>
      </w:r>
    </w:p>
    <w:p w14:paraId="1071B6DF" w14:textId="7BFD571B" w:rsidR="00D67215" w:rsidRPr="00D67215" w:rsidRDefault="0078057B" w:rsidP="00D96641">
      <w:pPr>
        <w:pStyle w:val="ListParagraph"/>
        <w:numPr>
          <w:ilvl w:val="1"/>
          <w:numId w:val="58"/>
        </w:numPr>
        <w:ind w:left="1560"/>
        <w:rPr>
          <w:sz w:val="24"/>
          <w:szCs w:val="24"/>
        </w:rPr>
      </w:pPr>
      <w:r>
        <w:rPr>
          <w:sz w:val="24"/>
          <w:szCs w:val="24"/>
        </w:rPr>
        <w:t>________</w:t>
      </w:r>
      <w:r w:rsidR="00D67215" w:rsidRPr="00D67215">
        <w:rPr>
          <w:sz w:val="24"/>
          <w:szCs w:val="24"/>
        </w:rPr>
        <w:t xml:space="preserve"> will manage communication with all participants, handling registration, inquiries, and updates.</w:t>
      </w:r>
    </w:p>
    <w:p w14:paraId="75814CBE" w14:textId="77777777" w:rsidR="00D67215" w:rsidRPr="00D67215" w:rsidRDefault="00D67215" w:rsidP="00D67215">
      <w:pPr>
        <w:pStyle w:val="ListParagraph"/>
        <w:rPr>
          <w:sz w:val="24"/>
          <w:szCs w:val="24"/>
        </w:rPr>
      </w:pPr>
    </w:p>
    <w:p w14:paraId="7C6A1D04" w14:textId="0B75E740" w:rsidR="00D67215" w:rsidRPr="00D67215" w:rsidRDefault="00D67215" w:rsidP="00D67215">
      <w:pPr>
        <w:pStyle w:val="ListParagraph"/>
        <w:rPr>
          <w:b/>
          <w:bCs/>
          <w:sz w:val="24"/>
          <w:szCs w:val="24"/>
        </w:rPr>
      </w:pPr>
      <w:r w:rsidRPr="00D67215">
        <w:rPr>
          <w:b/>
          <w:bCs/>
          <w:sz w:val="24"/>
          <w:szCs w:val="24"/>
        </w:rPr>
        <w:t>5. Logistical Support for Keynote Speaker:</w:t>
      </w:r>
    </w:p>
    <w:p w14:paraId="0DE8165F" w14:textId="57F03A08" w:rsidR="00D67215" w:rsidRPr="00D67215" w:rsidRDefault="0078057B" w:rsidP="00D96641">
      <w:pPr>
        <w:pStyle w:val="ListParagraph"/>
        <w:numPr>
          <w:ilvl w:val="0"/>
          <w:numId w:val="62"/>
        </w:numPr>
        <w:ind w:left="1560" w:hanging="284"/>
        <w:rPr>
          <w:sz w:val="24"/>
          <w:szCs w:val="24"/>
        </w:rPr>
      </w:pPr>
      <w:r>
        <w:rPr>
          <w:sz w:val="24"/>
          <w:szCs w:val="24"/>
        </w:rPr>
        <w:t>_______</w:t>
      </w:r>
      <w:r w:rsidR="00D67215" w:rsidRPr="00D67215">
        <w:rPr>
          <w:sz w:val="24"/>
          <w:szCs w:val="24"/>
        </w:rPr>
        <w:t xml:space="preserve"> will provide logistical support for the keynote speaker arranged by PUP, including travel arrangements, accommodation, and local transportation.</w:t>
      </w:r>
    </w:p>
    <w:p w14:paraId="1BAEEDFD" w14:textId="77777777" w:rsidR="00D67215" w:rsidRPr="00D67215" w:rsidRDefault="00D67215" w:rsidP="00D96641">
      <w:pPr>
        <w:pStyle w:val="ListParagraph"/>
        <w:ind w:left="1560"/>
        <w:rPr>
          <w:sz w:val="24"/>
          <w:szCs w:val="24"/>
        </w:rPr>
      </w:pPr>
    </w:p>
    <w:p w14:paraId="20ECD496" w14:textId="62AE49B0" w:rsidR="00D67215" w:rsidRPr="00D67215" w:rsidRDefault="00D67215" w:rsidP="00D67215">
      <w:pPr>
        <w:pStyle w:val="ListParagraph"/>
        <w:rPr>
          <w:b/>
          <w:bCs/>
          <w:sz w:val="24"/>
          <w:szCs w:val="24"/>
        </w:rPr>
      </w:pPr>
      <w:r w:rsidRPr="00D67215">
        <w:rPr>
          <w:b/>
          <w:bCs/>
          <w:sz w:val="24"/>
          <w:szCs w:val="24"/>
        </w:rPr>
        <w:t>6. Financial Management:</w:t>
      </w:r>
    </w:p>
    <w:p w14:paraId="38A43185" w14:textId="40EE9C71" w:rsidR="00D67215" w:rsidRPr="00D67215" w:rsidRDefault="0078057B" w:rsidP="00D96641">
      <w:pPr>
        <w:pStyle w:val="ListParagraph"/>
        <w:numPr>
          <w:ilvl w:val="0"/>
          <w:numId w:val="64"/>
        </w:numPr>
        <w:ind w:left="1560"/>
        <w:rPr>
          <w:sz w:val="24"/>
          <w:szCs w:val="24"/>
        </w:rPr>
      </w:pPr>
      <w:r>
        <w:rPr>
          <w:sz w:val="24"/>
          <w:szCs w:val="24"/>
        </w:rPr>
        <w:t>_______</w:t>
      </w:r>
      <w:r w:rsidR="00D67215" w:rsidRPr="00D67215">
        <w:rPr>
          <w:sz w:val="24"/>
          <w:szCs w:val="24"/>
        </w:rPr>
        <w:t xml:space="preserve"> will oversee the financial aspects of the conference, including budgeting, sponsorship acquisition, and managing applicable fees for presenters and participants.</w:t>
      </w:r>
    </w:p>
    <w:p w14:paraId="0E0C898B" w14:textId="77777777" w:rsidR="00D67215" w:rsidRPr="00D67215" w:rsidRDefault="00D67215" w:rsidP="00D67215">
      <w:pPr>
        <w:pStyle w:val="ListParagraph"/>
        <w:rPr>
          <w:sz w:val="24"/>
          <w:szCs w:val="24"/>
        </w:rPr>
      </w:pPr>
    </w:p>
    <w:p w14:paraId="12056540" w14:textId="7AFC701F" w:rsidR="00D67215" w:rsidRPr="00D67215" w:rsidRDefault="00D67215" w:rsidP="00D67215">
      <w:pPr>
        <w:pStyle w:val="ListParagraph"/>
        <w:rPr>
          <w:b/>
          <w:bCs/>
          <w:sz w:val="24"/>
          <w:szCs w:val="24"/>
        </w:rPr>
      </w:pPr>
      <w:r w:rsidRPr="00D67215">
        <w:rPr>
          <w:b/>
          <w:bCs/>
          <w:sz w:val="24"/>
          <w:szCs w:val="24"/>
        </w:rPr>
        <w:t>7. Post-Conference Activities:</w:t>
      </w:r>
    </w:p>
    <w:p w14:paraId="23FE29AC" w14:textId="58B0C7D6" w:rsidR="00987ABF" w:rsidRPr="00E60F61" w:rsidRDefault="0078057B" w:rsidP="00D96641">
      <w:pPr>
        <w:pStyle w:val="ListParagraph"/>
        <w:numPr>
          <w:ilvl w:val="0"/>
          <w:numId w:val="66"/>
        </w:numPr>
        <w:ind w:left="1560"/>
      </w:pPr>
      <w:r>
        <w:rPr>
          <w:sz w:val="24"/>
          <w:szCs w:val="24"/>
        </w:rPr>
        <w:t>_______</w:t>
      </w:r>
      <w:r w:rsidR="00D67215" w:rsidRPr="00B96B90">
        <w:rPr>
          <w:sz w:val="24"/>
          <w:szCs w:val="24"/>
        </w:rPr>
        <w:t xml:space="preserve"> University will compile and distribute </w:t>
      </w:r>
      <w:r w:rsidR="00701D4F" w:rsidRPr="00B96B90">
        <w:rPr>
          <w:sz w:val="24"/>
          <w:szCs w:val="24"/>
        </w:rPr>
        <w:t>a conference</w:t>
      </w:r>
      <w:r w:rsidR="00D67215" w:rsidRPr="00B96B90">
        <w:rPr>
          <w:sz w:val="24"/>
          <w:szCs w:val="24"/>
        </w:rPr>
        <w:t xml:space="preserve"> </w:t>
      </w:r>
      <w:r w:rsidR="00B96B90" w:rsidRPr="00B96B90">
        <w:rPr>
          <w:sz w:val="24"/>
          <w:szCs w:val="24"/>
        </w:rPr>
        <w:t xml:space="preserve">programme </w:t>
      </w:r>
      <w:r w:rsidR="00B96B90" w:rsidRPr="00701D4F">
        <w:rPr>
          <w:sz w:val="24"/>
          <w:szCs w:val="24"/>
        </w:rPr>
        <w:t>booklet</w:t>
      </w:r>
      <w:r w:rsidR="00D67215" w:rsidRPr="00B96B90">
        <w:rPr>
          <w:sz w:val="24"/>
          <w:szCs w:val="24"/>
        </w:rPr>
        <w:t>, ensuring all participants receive access to the presented materials.</w:t>
      </w:r>
    </w:p>
    <w:p w14:paraId="0EB59EE0" w14:textId="77777777" w:rsidR="00D67215" w:rsidRPr="006F65C3" w:rsidRDefault="00D67215" w:rsidP="00D67215">
      <w:pPr>
        <w:pStyle w:val="ListParagraph"/>
        <w:rPr>
          <w:sz w:val="24"/>
          <w:szCs w:val="24"/>
        </w:rPr>
      </w:pPr>
    </w:p>
    <w:p w14:paraId="74D081FD" w14:textId="49D3C83F" w:rsidR="003E20D7" w:rsidRPr="006F65C3" w:rsidRDefault="00987ABF" w:rsidP="003E20D7">
      <w:pPr>
        <w:pStyle w:val="ListParagraph"/>
        <w:numPr>
          <w:ilvl w:val="0"/>
          <w:numId w:val="37"/>
        </w:numPr>
        <w:spacing w:after="240"/>
        <w:ind w:left="426" w:hanging="426"/>
        <w:contextualSpacing/>
        <w:jc w:val="both"/>
        <w:rPr>
          <w:sz w:val="24"/>
          <w:szCs w:val="24"/>
          <w:lang w:val="en-PH"/>
        </w:rPr>
      </w:pPr>
      <w:r w:rsidRPr="006F65C3">
        <w:rPr>
          <w:b/>
          <w:sz w:val="24"/>
          <w:szCs w:val="24"/>
        </w:rPr>
        <w:t xml:space="preserve">Funding </w:t>
      </w:r>
      <w:r w:rsidR="003E20D7" w:rsidRPr="006F65C3">
        <w:rPr>
          <w:b/>
          <w:sz w:val="24"/>
          <w:szCs w:val="24"/>
        </w:rPr>
        <w:t>Responsibilities</w:t>
      </w:r>
    </w:p>
    <w:p w14:paraId="7E17C71C" w14:textId="77777777" w:rsidR="003E20D7" w:rsidRPr="006F65C3" w:rsidRDefault="003E20D7" w:rsidP="003E20D7">
      <w:pPr>
        <w:pStyle w:val="ListParagraph"/>
        <w:spacing w:after="240"/>
        <w:ind w:left="426"/>
        <w:contextualSpacing/>
        <w:jc w:val="both"/>
        <w:rPr>
          <w:sz w:val="24"/>
          <w:szCs w:val="24"/>
          <w:lang w:val="en-PH"/>
        </w:rPr>
      </w:pPr>
    </w:p>
    <w:p w14:paraId="713E7547" w14:textId="22A2E1A6" w:rsidR="003E20D7" w:rsidRPr="006F65C3" w:rsidRDefault="00987ABF" w:rsidP="00D96641">
      <w:pPr>
        <w:pStyle w:val="ListParagraph"/>
        <w:numPr>
          <w:ilvl w:val="3"/>
          <w:numId w:val="67"/>
        </w:numPr>
        <w:spacing w:after="240"/>
        <w:ind w:left="1701" w:hanging="425"/>
        <w:contextualSpacing/>
        <w:jc w:val="both"/>
        <w:rPr>
          <w:sz w:val="24"/>
          <w:szCs w:val="24"/>
          <w:lang w:val="en-PH"/>
        </w:rPr>
      </w:pPr>
      <w:r w:rsidRPr="006F65C3">
        <w:rPr>
          <w:sz w:val="24"/>
          <w:szCs w:val="24"/>
          <w:lang w:val="en-PH"/>
        </w:rPr>
        <w:t xml:space="preserve">PUP </w:t>
      </w:r>
      <w:r w:rsidRPr="006F65C3">
        <w:rPr>
          <w:sz w:val="24"/>
          <w:szCs w:val="24"/>
        </w:rPr>
        <w:t xml:space="preserve">will not be responsible for co-funding the </w:t>
      </w:r>
      <w:r w:rsidR="00D67215" w:rsidRPr="006F65C3">
        <w:rPr>
          <w:sz w:val="24"/>
          <w:szCs w:val="24"/>
        </w:rPr>
        <w:t>event</w:t>
      </w:r>
      <w:r w:rsidR="00D67215" w:rsidRPr="006F65C3">
        <w:rPr>
          <w:sz w:val="24"/>
          <w:szCs w:val="24"/>
          <w:lang w:val="en-PH"/>
        </w:rPr>
        <w:t>.</w:t>
      </w:r>
    </w:p>
    <w:p w14:paraId="7087CD9D" w14:textId="4EF884A3" w:rsidR="00987ABF" w:rsidRPr="006F65C3" w:rsidRDefault="00987ABF" w:rsidP="00D96641">
      <w:pPr>
        <w:pStyle w:val="ListParagraph"/>
        <w:numPr>
          <w:ilvl w:val="3"/>
          <w:numId w:val="67"/>
        </w:numPr>
        <w:spacing w:after="240"/>
        <w:ind w:left="1701" w:hanging="425"/>
        <w:contextualSpacing/>
        <w:jc w:val="both"/>
        <w:rPr>
          <w:sz w:val="24"/>
          <w:szCs w:val="24"/>
          <w:lang w:val="en-PH"/>
        </w:rPr>
      </w:pPr>
      <w:r w:rsidRPr="006F65C3">
        <w:rPr>
          <w:sz w:val="24"/>
          <w:szCs w:val="24"/>
        </w:rPr>
        <w:t>A fully sponsored visiting scheme will be provided for the keynote speaker from PUP.</w:t>
      </w:r>
    </w:p>
    <w:p w14:paraId="159F25A6" w14:textId="77777777" w:rsidR="003E20D7" w:rsidRPr="006F65C3" w:rsidRDefault="003E20D7" w:rsidP="00211F59">
      <w:pPr>
        <w:pStyle w:val="ListParagraph"/>
        <w:spacing w:after="240"/>
        <w:ind w:left="1134"/>
        <w:contextualSpacing/>
        <w:jc w:val="both"/>
        <w:rPr>
          <w:sz w:val="24"/>
          <w:szCs w:val="24"/>
          <w:lang w:val="en-PH"/>
        </w:rPr>
      </w:pPr>
    </w:p>
    <w:p w14:paraId="157418B7" w14:textId="7E817EDB" w:rsidR="00670575" w:rsidRPr="006F65C3" w:rsidRDefault="00987ABF" w:rsidP="00670575">
      <w:pPr>
        <w:pStyle w:val="ListParagraph"/>
        <w:numPr>
          <w:ilvl w:val="0"/>
          <w:numId w:val="37"/>
        </w:numPr>
        <w:spacing w:after="240"/>
        <w:ind w:left="426" w:hanging="426"/>
        <w:contextualSpacing/>
        <w:jc w:val="both"/>
        <w:rPr>
          <w:b/>
          <w:sz w:val="24"/>
          <w:szCs w:val="24"/>
          <w:lang w:val="en-PH"/>
        </w:rPr>
      </w:pPr>
      <w:r w:rsidRPr="006F65C3">
        <w:rPr>
          <w:b/>
          <w:sz w:val="24"/>
          <w:szCs w:val="24"/>
          <w:lang w:val="en-PH"/>
        </w:rPr>
        <w:t>Conference Theme</w:t>
      </w:r>
    </w:p>
    <w:p w14:paraId="21E4DBEE" w14:textId="77777777" w:rsidR="00670575" w:rsidRPr="006F65C3" w:rsidRDefault="00670575" w:rsidP="00670575">
      <w:pPr>
        <w:pStyle w:val="ListParagraph"/>
        <w:spacing w:after="240"/>
        <w:ind w:left="426"/>
        <w:contextualSpacing/>
        <w:jc w:val="both"/>
        <w:rPr>
          <w:b/>
          <w:sz w:val="24"/>
          <w:szCs w:val="24"/>
          <w:lang w:val="en-PH"/>
        </w:rPr>
      </w:pPr>
    </w:p>
    <w:p w14:paraId="4FF43FA8" w14:textId="5FD9C659" w:rsidR="00940C05" w:rsidRDefault="00906D40" w:rsidP="00494BFE">
      <w:pPr>
        <w:pStyle w:val="ListParagraph"/>
        <w:numPr>
          <w:ilvl w:val="0"/>
          <w:numId w:val="68"/>
        </w:numPr>
        <w:spacing w:after="240"/>
        <w:ind w:left="1560"/>
        <w:contextualSpacing/>
        <w:jc w:val="both"/>
        <w:rPr>
          <w:sz w:val="24"/>
          <w:szCs w:val="24"/>
          <w:lang w:val="en-PH"/>
        </w:rPr>
      </w:pPr>
      <w:r w:rsidRPr="00D96641">
        <w:rPr>
          <w:sz w:val="24"/>
          <w:szCs w:val="24"/>
          <w:lang w:val="en-PH"/>
        </w:rPr>
        <w:t>Conference</w:t>
      </w:r>
      <w:r w:rsidR="00987ABF" w:rsidRPr="00D96641">
        <w:rPr>
          <w:sz w:val="24"/>
          <w:szCs w:val="24"/>
          <w:lang w:val="en-PH"/>
        </w:rPr>
        <w:t xml:space="preserve"> Theme**: The theme for </w:t>
      </w:r>
      <w:r w:rsidR="0078057B">
        <w:rPr>
          <w:sz w:val="24"/>
          <w:szCs w:val="24"/>
          <w:lang w:val="en-PH"/>
        </w:rPr>
        <w:t>______________</w:t>
      </w:r>
      <w:r w:rsidR="00987ABF" w:rsidRPr="00D96641">
        <w:rPr>
          <w:sz w:val="24"/>
          <w:szCs w:val="24"/>
          <w:lang w:val="en-PH"/>
        </w:rPr>
        <w:t xml:space="preserve"> “</w:t>
      </w:r>
      <w:r w:rsidR="0078057B">
        <w:rPr>
          <w:sz w:val="24"/>
          <w:szCs w:val="24"/>
          <w:lang w:val="en-PH"/>
        </w:rPr>
        <w:t>______________________________________________________________</w:t>
      </w:r>
      <w:r w:rsidR="00987ABF" w:rsidRPr="00D96641">
        <w:rPr>
          <w:sz w:val="24"/>
          <w:szCs w:val="24"/>
          <w:lang w:val="en-PH"/>
        </w:rPr>
        <w:t>.”</w:t>
      </w:r>
    </w:p>
    <w:p w14:paraId="4E047343" w14:textId="77777777" w:rsidR="00494BFE" w:rsidRPr="00D96641" w:rsidRDefault="00494BFE" w:rsidP="00D96641">
      <w:pPr>
        <w:spacing w:after="240"/>
        <w:contextualSpacing/>
        <w:jc w:val="both"/>
        <w:rPr>
          <w:lang w:val="en-PH"/>
        </w:rPr>
      </w:pPr>
    </w:p>
    <w:p w14:paraId="361CECB3" w14:textId="47C51736" w:rsidR="00670575" w:rsidRPr="006F65C3" w:rsidRDefault="006F65C3" w:rsidP="00670575">
      <w:pPr>
        <w:pStyle w:val="ListParagraph"/>
        <w:numPr>
          <w:ilvl w:val="0"/>
          <w:numId w:val="37"/>
        </w:numPr>
        <w:spacing w:after="240"/>
        <w:ind w:left="426" w:hanging="426"/>
        <w:contextualSpacing/>
        <w:jc w:val="both"/>
        <w:rPr>
          <w:b/>
          <w:sz w:val="24"/>
          <w:szCs w:val="24"/>
        </w:rPr>
      </w:pPr>
      <w:r w:rsidRPr="006F65C3">
        <w:rPr>
          <w:b/>
          <w:sz w:val="24"/>
          <w:szCs w:val="24"/>
        </w:rPr>
        <w:t>General Provisions</w:t>
      </w:r>
    </w:p>
    <w:p w14:paraId="0EB14D72" w14:textId="3151A906" w:rsidR="00670575" w:rsidRPr="006F65C3" w:rsidRDefault="003E20D7" w:rsidP="006F65C3">
      <w:pPr>
        <w:contextualSpacing/>
        <w:jc w:val="both"/>
        <w:rPr>
          <w:rFonts w:ascii="Times New Roman" w:hAnsi="Times New Roman"/>
        </w:rPr>
      </w:pPr>
      <w:r w:rsidRPr="006F65C3">
        <w:rPr>
          <w:rFonts w:ascii="Times New Roman" w:hAnsi="Times New Roman"/>
          <w:b/>
        </w:rPr>
        <w:tab/>
      </w:r>
    </w:p>
    <w:p w14:paraId="42F4CDA7" w14:textId="1899F519" w:rsidR="006E0ED4" w:rsidRPr="006F65C3" w:rsidRDefault="006F65C3" w:rsidP="006E0ED4">
      <w:pPr>
        <w:pStyle w:val="ListParagraph"/>
        <w:numPr>
          <w:ilvl w:val="0"/>
          <w:numId w:val="30"/>
        </w:numPr>
        <w:spacing w:after="240"/>
        <w:contextualSpacing/>
        <w:jc w:val="both"/>
        <w:rPr>
          <w:sz w:val="24"/>
          <w:szCs w:val="24"/>
        </w:rPr>
      </w:pPr>
      <w:r w:rsidRPr="006F65C3">
        <w:rPr>
          <w:sz w:val="24"/>
          <w:szCs w:val="24"/>
        </w:rPr>
        <w:t>Amendments: Any amendments to this MOA shall be made in writing and signed by both parties.</w:t>
      </w:r>
    </w:p>
    <w:p w14:paraId="44826532" w14:textId="77777777" w:rsidR="006E0ED4" w:rsidRPr="006F65C3" w:rsidRDefault="006E0ED4" w:rsidP="006E0ED4">
      <w:pPr>
        <w:pStyle w:val="ListParagraph"/>
        <w:jc w:val="both"/>
        <w:rPr>
          <w:i/>
          <w:iCs/>
          <w:sz w:val="24"/>
          <w:szCs w:val="24"/>
        </w:rPr>
      </w:pPr>
    </w:p>
    <w:p w14:paraId="59710DB9" w14:textId="166DF5CF" w:rsidR="006E0ED4" w:rsidRPr="006F65C3" w:rsidRDefault="006F65C3" w:rsidP="006E0ED4">
      <w:pPr>
        <w:pStyle w:val="ListParagraph"/>
        <w:numPr>
          <w:ilvl w:val="0"/>
          <w:numId w:val="30"/>
        </w:numPr>
        <w:jc w:val="both"/>
        <w:rPr>
          <w:sz w:val="24"/>
          <w:szCs w:val="24"/>
        </w:rPr>
      </w:pPr>
      <w:r w:rsidRPr="006F65C3">
        <w:rPr>
          <w:sz w:val="24"/>
          <w:szCs w:val="24"/>
        </w:rPr>
        <w:lastRenderedPageBreak/>
        <w:t xml:space="preserve">Term: </w:t>
      </w:r>
      <w:commentRangeStart w:id="2"/>
      <w:r w:rsidRPr="006F65C3">
        <w:rPr>
          <w:sz w:val="24"/>
          <w:szCs w:val="24"/>
        </w:rPr>
        <w:t xml:space="preserve">This MOA shall remain in effect until the completion of </w:t>
      </w:r>
      <w:r w:rsidR="0078057B">
        <w:rPr>
          <w:sz w:val="24"/>
          <w:szCs w:val="24"/>
        </w:rPr>
        <w:t>______________</w:t>
      </w:r>
      <w:r w:rsidR="009A6766">
        <w:rPr>
          <w:sz w:val="24"/>
          <w:szCs w:val="24"/>
        </w:rPr>
        <w:t xml:space="preserve"> on </w:t>
      </w:r>
      <w:r w:rsidR="0078057B">
        <w:rPr>
          <w:sz w:val="24"/>
          <w:szCs w:val="24"/>
        </w:rPr>
        <w:t>______________________</w:t>
      </w:r>
      <w:r w:rsidRPr="006F65C3">
        <w:rPr>
          <w:sz w:val="24"/>
          <w:szCs w:val="24"/>
        </w:rPr>
        <w:t>, unless terminated earlier by mutual agreement of both parties.</w:t>
      </w:r>
      <w:commentRangeEnd w:id="2"/>
      <w:r w:rsidR="00645F99" w:rsidRPr="006F65C3">
        <w:rPr>
          <w:rStyle w:val="CommentReference"/>
          <w:sz w:val="24"/>
          <w:szCs w:val="24"/>
        </w:rPr>
        <w:commentReference w:id="2"/>
      </w:r>
    </w:p>
    <w:p w14:paraId="612854E3" w14:textId="77777777" w:rsidR="00670575" w:rsidRPr="006F65C3" w:rsidRDefault="00670575" w:rsidP="006E0ED4">
      <w:pPr>
        <w:pStyle w:val="ListParagraph"/>
        <w:spacing w:after="240"/>
        <w:ind w:left="1080"/>
        <w:contextualSpacing/>
        <w:jc w:val="both"/>
        <w:rPr>
          <w:sz w:val="24"/>
          <w:szCs w:val="24"/>
        </w:rPr>
      </w:pPr>
    </w:p>
    <w:p w14:paraId="634D6AC5" w14:textId="4C81B27A" w:rsidR="00CB794A" w:rsidRPr="006F65C3" w:rsidRDefault="006F65C3" w:rsidP="006E0ED4">
      <w:pPr>
        <w:pStyle w:val="ListParagraph"/>
        <w:numPr>
          <w:ilvl w:val="0"/>
          <w:numId w:val="30"/>
        </w:numPr>
        <w:spacing w:after="240"/>
        <w:contextualSpacing/>
        <w:jc w:val="both"/>
        <w:rPr>
          <w:sz w:val="24"/>
          <w:szCs w:val="24"/>
        </w:rPr>
      </w:pPr>
      <w:r w:rsidRPr="006F65C3">
        <w:rPr>
          <w:sz w:val="24"/>
          <w:szCs w:val="24"/>
        </w:rPr>
        <w:t xml:space="preserve">Termination: Either party may terminate this MOA by providing </w:t>
      </w:r>
      <w:r w:rsidR="00645F99">
        <w:rPr>
          <w:sz w:val="24"/>
          <w:szCs w:val="24"/>
        </w:rPr>
        <w:t>30 days</w:t>
      </w:r>
      <w:r w:rsidRPr="006F65C3">
        <w:rPr>
          <w:sz w:val="24"/>
          <w:szCs w:val="24"/>
        </w:rPr>
        <w:t xml:space="preserve"> written notice to the other party.</w:t>
      </w:r>
    </w:p>
    <w:p w14:paraId="5FAD9EBD" w14:textId="77777777" w:rsidR="006F65C3" w:rsidRPr="006F65C3" w:rsidRDefault="006F65C3" w:rsidP="006F65C3">
      <w:pPr>
        <w:pStyle w:val="ListParagraph"/>
        <w:rPr>
          <w:sz w:val="24"/>
          <w:szCs w:val="24"/>
        </w:rPr>
      </w:pPr>
    </w:p>
    <w:p w14:paraId="6EAC3657" w14:textId="438B902C" w:rsidR="006F65C3" w:rsidRPr="000C250A" w:rsidRDefault="006F65C3" w:rsidP="000C250A">
      <w:pPr>
        <w:pStyle w:val="ListParagraph"/>
        <w:numPr>
          <w:ilvl w:val="0"/>
          <w:numId w:val="30"/>
        </w:numPr>
        <w:spacing w:after="240"/>
        <w:contextualSpacing/>
        <w:jc w:val="both"/>
        <w:rPr>
          <w:sz w:val="24"/>
          <w:szCs w:val="24"/>
        </w:rPr>
      </w:pPr>
      <w:r w:rsidRPr="006F65C3">
        <w:rPr>
          <w:sz w:val="24"/>
          <w:szCs w:val="24"/>
        </w:rPr>
        <w:t xml:space="preserve">Governing Law </w:t>
      </w:r>
      <w:r w:rsidRPr="00D96641">
        <w:rPr>
          <w:sz w:val="24"/>
          <w:szCs w:val="24"/>
        </w:rPr>
        <w:t xml:space="preserve">This MOA shall be governed by and construed in accordance with the laws of </w:t>
      </w:r>
      <w:r w:rsidR="00645F99" w:rsidRPr="00D96641">
        <w:rPr>
          <w:sz w:val="24"/>
          <w:szCs w:val="24"/>
        </w:rPr>
        <w:t>Malaysia.</w:t>
      </w:r>
    </w:p>
    <w:p w14:paraId="2DC86489" w14:textId="77777777" w:rsidR="00A240B9" w:rsidRPr="009A6766" w:rsidRDefault="00A240B9" w:rsidP="009A6766">
      <w:pPr>
        <w:pStyle w:val="ListParagraph"/>
        <w:rPr>
          <w:sz w:val="24"/>
          <w:szCs w:val="24"/>
        </w:rPr>
      </w:pPr>
    </w:p>
    <w:p w14:paraId="5B235BA7" w14:textId="6D6577D2" w:rsidR="00A240B9" w:rsidRPr="00A240B9" w:rsidRDefault="00A240B9" w:rsidP="00A240B9">
      <w:pPr>
        <w:pStyle w:val="ListParagraph"/>
        <w:numPr>
          <w:ilvl w:val="0"/>
          <w:numId w:val="30"/>
        </w:numPr>
        <w:spacing w:after="240"/>
        <w:contextualSpacing/>
        <w:jc w:val="both"/>
        <w:rPr>
          <w:sz w:val="24"/>
          <w:szCs w:val="24"/>
        </w:rPr>
      </w:pPr>
      <w:r w:rsidRPr="00A240B9">
        <w:rPr>
          <w:sz w:val="24"/>
          <w:szCs w:val="24"/>
        </w:rPr>
        <w:t>Force Majeure</w:t>
      </w:r>
    </w:p>
    <w:p w14:paraId="3FC2C33A" w14:textId="76800B3A" w:rsidR="00A240B9" w:rsidRDefault="00A240B9" w:rsidP="00A240B9">
      <w:pPr>
        <w:pStyle w:val="ListParagraph"/>
        <w:spacing w:after="240"/>
        <w:ind w:left="1080"/>
        <w:contextualSpacing/>
        <w:jc w:val="both"/>
        <w:rPr>
          <w:sz w:val="24"/>
          <w:szCs w:val="24"/>
        </w:rPr>
      </w:pPr>
      <w:r w:rsidRPr="00A240B9">
        <w:rPr>
          <w:sz w:val="24"/>
          <w:szCs w:val="24"/>
        </w:rPr>
        <w:t>Neither party shall be liable for any failure or delay in performing its obligations under this MOA if such failure or delay is caused by events beyond its reasonable control, including but not limited to natural disasters, war, or strikes.</w:t>
      </w:r>
    </w:p>
    <w:p w14:paraId="2B426B6D" w14:textId="77777777" w:rsidR="00A240B9" w:rsidRDefault="00A240B9" w:rsidP="00A240B9">
      <w:pPr>
        <w:pStyle w:val="ListParagraph"/>
        <w:spacing w:after="240"/>
        <w:ind w:left="1080"/>
        <w:contextualSpacing/>
        <w:jc w:val="both"/>
        <w:rPr>
          <w:sz w:val="24"/>
          <w:szCs w:val="24"/>
        </w:rPr>
      </w:pPr>
    </w:p>
    <w:p w14:paraId="286B3DB7" w14:textId="5E951F9D" w:rsidR="00A240B9" w:rsidRPr="00A240B9" w:rsidRDefault="00A240B9" w:rsidP="009A6766">
      <w:pPr>
        <w:pStyle w:val="ListParagraph"/>
        <w:numPr>
          <w:ilvl w:val="0"/>
          <w:numId w:val="30"/>
        </w:numPr>
        <w:spacing w:after="240"/>
        <w:contextualSpacing/>
        <w:jc w:val="both"/>
        <w:rPr>
          <w:sz w:val="24"/>
          <w:szCs w:val="24"/>
        </w:rPr>
      </w:pPr>
      <w:r w:rsidRPr="00A240B9">
        <w:rPr>
          <w:sz w:val="24"/>
          <w:szCs w:val="24"/>
        </w:rPr>
        <w:t>Intellectual Property</w:t>
      </w:r>
    </w:p>
    <w:p w14:paraId="30AEA6E0" w14:textId="6C4E97C6" w:rsidR="00A240B9" w:rsidRDefault="00A240B9" w:rsidP="00A240B9">
      <w:pPr>
        <w:pStyle w:val="ListParagraph"/>
        <w:spacing w:after="240"/>
        <w:ind w:left="1080"/>
        <w:contextualSpacing/>
        <w:jc w:val="both"/>
        <w:rPr>
          <w:sz w:val="24"/>
          <w:szCs w:val="24"/>
        </w:rPr>
      </w:pPr>
      <w:r w:rsidRPr="00A240B9">
        <w:rPr>
          <w:sz w:val="24"/>
          <w:szCs w:val="24"/>
        </w:rPr>
        <w:t>Each party retains sole ownership and use of its intellectual property created for the purposes of the conference. Such intellectual property shall only be used for the purposes of ICIT 2024 and shall not be shared or utilized by the other party without explicit written consent.</w:t>
      </w:r>
    </w:p>
    <w:p w14:paraId="03978778" w14:textId="77777777" w:rsidR="00A240B9" w:rsidRDefault="00A240B9" w:rsidP="00A240B9">
      <w:pPr>
        <w:pStyle w:val="ListParagraph"/>
        <w:spacing w:after="240"/>
        <w:ind w:left="1080"/>
        <w:contextualSpacing/>
        <w:jc w:val="both"/>
        <w:rPr>
          <w:sz w:val="24"/>
          <w:szCs w:val="24"/>
        </w:rPr>
      </w:pPr>
    </w:p>
    <w:p w14:paraId="1E3DBC3B" w14:textId="68CDA220" w:rsidR="00A240B9" w:rsidRPr="00A240B9" w:rsidRDefault="00A240B9" w:rsidP="009A6766">
      <w:pPr>
        <w:pStyle w:val="ListParagraph"/>
        <w:numPr>
          <w:ilvl w:val="0"/>
          <w:numId w:val="30"/>
        </w:numPr>
        <w:spacing w:after="240"/>
        <w:contextualSpacing/>
        <w:jc w:val="both"/>
        <w:rPr>
          <w:sz w:val="24"/>
          <w:szCs w:val="24"/>
        </w:rPr>
      </w:pPr>
      <w:r w:rsidRPr="00A240B9">
        <w:rPr>
          <w:sz w:val="24"/>
          <w:szCs w:val="24"/>
        </w:rPr>
        <w:t>Confidentiality</w:t>
      </w:r>
    </w:p>
    <w:p w14:paraId="354A2F2C" w14:textId="416AEFA3" w:rsidR="00A240B9" w:rsidRDefault="00A240B9" w:rsidP="009A6766">
      <w:pPr>
        <w:pStyle w:val="ListParagraph"/>
        <w:spacing w:after="240"/>
        <w:ind w:left="1080"/>
        <w:contextualSpacing/>
        <w:jc w:val="both"/>
        <w:rPr>
          <w:sz w:val="24"/>
          <w:szCs w:val="24"/>
        </w:rPr>
      </w:pPr>
      <w:r w:rsidRPr="00A240B9">
        <w:rPr>
          <w:sz w:val="24"/>
          <w:szCs w:val="24"/>
        </w:rPr>
        <w:t>Both parties agree to keep confidential any proprietary or sensitive information shared in the course of executing this MOA. This obligation shall survive the termination of this MOA.</w:t>
      </w:r>
    </w:p>
    <w:p w14:paraId="07FDB04D" w14:textId="77777777" w:rsidR="00C36E4D" w:rsidRDefault="00C36E4D" w:rsidP="009A6766">
      <w:pPr>
        <w:pStyle w:val="ListParagraph"/>
        <w:spacing w:after="240"/>
        <w:ind w:left="1080"/>
        <w:contextualSpacing/>
        <w:jc w:val="both"/>
        <w:rPr>
          <w:sz w:val="24"/>
          <w:szCs w:val="24"/>
        </w:rPr>
      </w:pPr>
    </w:p>
    <w:p w14:paraId="319AE8D7" w14:textId="3C4AE4BF" w:rsidR="00C36E4D" w:rsidRPr="00C36E4D" w:rsidRDefault="00C36E4D" w:rsidP="00D96641">
      <w:pPr>
        <w:pStyle w:val="ListParagraph"/>
        <w:numPr>
          <w:ilvl w:val="0"/>
          <w:numId w:val="30"/>
        </w:numPr>
        <w:spacing w:after="240"/>
        <w:contextualSpacing/>
        <w:jc w:val="both"/>
        <w:rPr>
          <w:sz w:val="24"/>
          <w:szCs w:val="24"/>
        </w:rPr>
      </w:pPr>
      <w:r w:rsidRPr="00C36E4D">
        <w:rPr>
          <w:sz w:val="24"/>
          <w:szCs w:val="24"/>
        </w:rPr>
        <w:t>Notices</w:t>
      </w:r>
    </w:p>
    <w:p w14:paraId="1EE34F88" w14:textId="77777777" w:rsidR="00C36E4D" w:rsidRPr="00C36E4D" w:rsidRDefault="00C36E4D" w:rsidP="00C36E4D">
      <w:pPr>
        <w:pStyle w:val="ListParagraph"/>
        <w:spacing w:after="240"/>
        <w:ind w:left="1080"/>
        <w:contextualSpacing/>
        <w:jc w:val="both"/>
        <w:rPr>
          <w:sz w:val="24"/>
          <w:szCs w:val="24"/>
        </w:rPr>
      </w:pPr>
      <w:r w:rsidRPr="00C36E4D">
        <w:rPr>
          <w:sz w:val="24"/>
          <w:szCs w:val="24"/>
        </w:rPr>
        <w:t>Any notice required or permitted to be given under this MOA shall be in writing and shall be deemed to have been duly given if delivered personally, sent by registered or certified mail (return receipt requested), or sent by a recognized courier service to the addresses set forth below or such other addresses as either party may specify in writing.</w:t>
      </w:r>
    </w:p>
    <w:p w14:paraId="116EDC91" w14:textId="77777777" w:rsidR="00C36E4D" w:rsidRPr="00C36E4D" w:rsidRDefault="00C36E4D" w:rsidP="00C36E4D">
      <w:pPr>
        <w:pStyle w:val="ListParagraph"/>
        <w:spacing w:after="240"/>
        <w:ind w:left="1080"/>
        <w:contextualSpacing/>
        <w:jc w:val="both"/>
        <w:rPr>
          <w:sz w:val="24"/>
          <w:szCs w:val="24"/>
        </w:rPr>
      </w:pPr>
    </w:p>
    <w:p w14:paraId="65105714" w14:textId="77777777" w:rsidR="00C36E4D" w:rsidRPr="00C36E4D" w:rsidRDefault="00C36E4D" w:rsidP="00D96641">
      <w:pPr>
        <w:pStyle w:val="ListParagraph"/>
        <w:spacing w:after="240"/>
        <w:ind w:left="1080"/>
        <w:contextualSpacing/>
        <w:jc w:val="both"/>
        <w:rPr>
          <w:sz w:val="24"/>
          <w:szCs w:val="24"/>
        </w:rPr>
      </w:pPr>
      <w:commentRangeStart w:id="3"/>
      <w:r w:rsidRPr="00C36E4D">
        <w:rPr>
          <w:sz w:val="24"/>
          <w:szCs w:val="24"/>
        </w:rPr>
        <w:t>For PUP:</w:t>
      </w:r>
    </w:p>
    <w:p w14:paraId="3EE98124" w14:textId="1499AC24" w:rsidR="00C36E4D" w:rsidRPr="00CC5D64" w:rsidRDefault="004A7B27" w:rsidP="00D96641">
      <w:pPr>
        <w:pStyle w:val="ListParagraph"/>
        <w:spacing w:after="240"/>
        <w:ind w:left="1080"/>
        <w:contextualSpacing/>
        <w:jc w:val="both"/>
        <w:rPr>
          <w:sz w:val="24"/>
          <w:szCs w:val="24"/>
        </w:rPr>
      </w:pPr>
      <w:r>
        <w:rPr>
          <w:sz w:val="24"/>
          <w:szCs w:val="24"/>
        </w:rPr>
        <w:t>Name</w:t>
      </w:r>
      <w:r w:rsidR="00D96641">
        <w:rPr>
          <w:sz w:val="24"/>
          <w:szCs w:val="24"/>
        </w:rPr>
        <w:t xml:space="preserve"> : </w:t>
      </w:r>
      <w:ins w:id="4" w:author="Zaila Decin" w:date="2024-08-06T10:49:00Z" w16du:dateUtc="2024-08-06T02:49:00Z">
        <w:r w:rsidR="00C640B9">
          <w:rPr>
            <w:sz w:val="24"/>
            <w:szCs w:val="24"/>
          </w:rPr>
          <w:t>Ms. Felicitas C. Trinidad</w:t>
        </w:r>
      </w:ins>
    </w:p>
    <w:p w14:paraId="043ED9EC" w14:textId="053F4492" w:rsidR="004A7B27" w:rsidRDefault="004A7B27" w:rsidP="00D96641">
      <w:pPr>
        <w:pStyle w:val="ListParagraph"/>
        <w:spacing w:after="240"/>
        <w:ind w:left="1080"/>
        <w:contextualSpacing/>
        <w:jc w:val="both"/>
        <w:rPr>
          <w:sz w:val="24"/>
          <w:szCs w:val="24"/>
        </w:rPr>
      </w:pPr>
      <w:r>
        <w:rPr>
          <w:sz w:val="24"/>
          <w:szCs w:val="24"/>
        </w:rPr>
        <w:t>Address</w:t>
      </w:r>
      <w:r w:rsidR="00D96641">
        <w:rPr>
          <w:sz w:val="24"/>
          <w:szCs w:val="24"/>
        </w:rPr>
        <w:t xml:space="preserve"> : </w:t>
      </w:r>
      <w:ins w:id="5" w:author="Zaila Decin" w:date="2024-08-06T10:47:00Z" w16du:dateUtc="2024-08-06T02:47:00Z">
        <w:r w:rsidR="00CC5D64">
          <w:rPr>
            <w:sz w:val="24"/>
            <w:szCs w:val="24"/>
          </w:rPr>
          <w:t>Office</w:t>
        </w:r>
      </w:ins>
      <w:ins w:id="6" w:author="Zaila Decin" w:date="2024-08-06T10:50:00Z" w16du:dateUtc="2024-08-06T02:50:00Z">
        <w:r w:rsidR="00C640B9">
          <w:rPr>
            <w:sz w:val="24"/>
            <w:szCs w:val="24"/>
          </w:rPr>
          <w:t xml:space="preserve"> of International Affairs, </w:t>
        </w:r>
      </w:ins>
      <w:ins w:id="7" w:author="Zaila Decin" w:date="2024-08-06T10:39:00Z" w16du:dateUtc="2024-08-06T02:39:00Z">
        <w:r w:rsidR="00CC5D64">
          <w:rPr>
            <w:sz w:val="24"/>
            <w:szCs w:val="24"/>
          </w:rPr>
          <w:t xml:space="preserve">Polytechnic University of the </w:t>
        </w:r>
      </w:ins>
      <w:ins w:id="8" w:author="Zaila Decin" w:date="2024-08-06T10:47:00Z" w16du:dateUtc="2024-08-06T02:47:00Z">
        <w:r w:rsidR="00CC5D64">
          <w:rPr>
            <w:sz w:val="24"/>
            <w:szCs w:val="24"/>
          </w:rPr>
          <w:t>Philippines, A</w:t>
        </w:r>
      </w:ins>
      <w:ins w:id="9" w:author="Zaila Decin" w:date="2024-08-06T10:43:00Z" w16du:dateUtc="2024-08-06T02:43:00Z">
        <w:r w:rsidR="00CC5D64">
          <w:rPr>
            <w:sz w:val="24"/>
            <w:szCs w:val="24"/>
          </w:rPr>
          <w:t>. Mabini Cam</w:t>
        </w:r>
      </w:ins>
      <w:ins w:id="10" w:author="Zaila Decin" w:date="2024-08-06T10:44:00Z" w16du:dateUtc="2024-08-06T02:44:00Z">
        <w:r w:rsidR="00CC5D64">
          <w:rPr>
            <w:sz w:val="24"/>
            <w:szCs w:val="24"/>
          </w:rPr>
          <w:t>pus,</w:t>
        </w:r>
      </w:ins>
      <w:ins w:id="11" w:author="Zaila Decin" w:date="2024-08-06T10:39:00Z" w16du:dateUtc="2024-08-06T02:39:00Z">
        <w:r w:rsidR="00CC5D64">
          <w:rPr>
            <w:sz w:val="24"/>
            <w:szCs w:val="24"/>
          </w:rPr>
          <w:t xml:space="preserve"> </w:t>
        </w:r>
      </w:ins>
      <w:ins w:id="12" w:author="Zaila Decin" w:date="2024-08-06T10:42:00Z" w16du:dateUtc="2024-08-06T02:42:00Z">
        <w:r w:rsidR="00CC5D64">
          <w:rPr>
            <w:sz w:val="24"/>
            <w:szCs w:val="24"/>
          </w:rPr>
          <w:t xml:space="preserve">Sta. Mesa, Manila, </w:t>
        </w:r>
      </w:ins>
      <w:ins w:id="13" w:author="Zaila Decin" w:date="2024-08-06T10:44:00Z" w16du:dateUtc="2024-08-06T02:44:00Z">
        <w:r w:rsidR="00CC5D64">
          <w:rPr>
            <w:sz w:val="24"/>
            <w:szCs w:val="24"/>
          </w:rPr>
          <w:t xml:space="preserve">1016 </w:t>
        </w:r>
      </w:ins>
      <w:ins w:id="14" w:author="Zaila Decin" w:date="2024-08-06T10:42:00Z" w16du:dateUtc="2024-08-06T02:42:00Z">
        <w:r w:rsidR="00CC5D64">
          <w:rPr>
            <w:sz w:val="24"/>
            <w:szCs w:val="24"/>
          </w:rPr>
          <w:t>Philippines</w:t>
        </w:r>
      </w:ins>
    </w:p>
    <w:p w14:paraId="6DA666CD" w14:textId="72DB5737" w:rsidR="004A7B27" w:rsidRPr="00C36E4D" w:rsidRDefault="004A7B27" w:rsidP="00D96641">
      <w:pPr>
        <w:pStyle w:val="ListParagraph"/>
        <w:spacing w:after="240"/>
        <w:ind w:left="1080"/>
        <w:contextualSpacing/>
        <w:jc w:val="both"/>
        <w:rPr>
          <w:sz w:val="24"/>
          <w:szCs w:val="24"/>
        </w:rPr>
      </w:pPr>
      <w:r>
        <w:rPr>
          <w:sz w:val="24"/>
          <w:szCs w:val="24"/>
        </w:rPr>
        <w:t>Email</w:t>
      </w:r>
      <w:ins w:id="15" w:author="Zaila Decin" w:date="2024-08-06T10:44:00Z" w16du:dateUtc="2024-08-06T02:44:00Z">
        <w:r w:rsidR="00CC5D64">
          <w:rPr>
            <w:sz w:val="24"/>
            <w:szCs w:val="24"/>
          </w:rPr>
          <w:t>:</w:t>
        </w:r>
      </w:ins>
      <w:del w:id="16" w:author="Zaila Decin" w:date="2024-08-06T10:41:00Z" w16du:dateUtc="2024-08-06T02:41:00Z">
        <w:r w:rsidDel="00CC5D64">
          <w:rPr>
            <w:sz w:val="24"/>
            <w:szCs w:val="24"/>
          </w:rPr>
          <w:delText xml:space="preserve"> </w:delText>
        </w:r>
      </w:del>
      <w:ins w:id="17" w:author="Zaila Decin" w:date="2024-08-06T10:44:00Z" w16du:dateUtc="2024-08-06T02:44:00Z">
        <w:r w:rsidR="00CC5D64">
          <w:rPr>
            <w:sz w:val="24"/>
            <w:szCs w:val="24"/>
          </w:rPr>
          <w:t xml:space="preserve"> </w:t>
        </w:r>
      </w:ins>
      <w:ins w:id="18" w:author="Zaila Decin" w:date="2024-08-06T10:50:00Z" w16du:dateUtc="2024-08-06T02:50:00Z">
        <w:r w:rsidR="00C640B9">
          <w:rPr>
            <w:sz w:val="24"/>
            <w:szCs w:val="24"/>
          </w:rPr>
          <w:t>fctrinidad</w:t>
        </w:r>
      </w:ins>
      <w:ins w:id="19" w:author="Zaila Decin" w:date="2024-08-06T10:45:00Z" w16du:dateUtc="2024-08-06T02:45:00Z">
        <w:r w:rsidR="00CC5D64">
          <w:rPr>
            <w:sz w:val="24"/>
            <w:szCs w:val="24"/>
          </w:rPr>
          <w:t>@pup.edu.ph</w:t>
        </w:r>
      </w:ins>
    </w:p>
    <w:p w14:paraId="1F0C2AFB" w14:textId="77777777" w:rsidR="00C36E4D" w:rsidRPr="00C36E4D" w:rsidRDefault="00C36E4D" w:rsidP="00D96641">
      <w:pPr>
        <w:pStyle w:val="ListParagraph"/>
        <w:spacing w:after="240"/>
        <w:ind w:left="1080"/>
        <w:contextualSpacing/>
        <w:jc w:val="both"/>
        <w:rPr>
          <w:sz w:val="24"/>
          <w:szCs w:val="24"/>
        </w:rPr>
      </w:pPr>
    </w:p>
    <w:p w14:paraId="30D99E0D" w14:textId="77777777" w:rsidR="00C36E4D" w:rsidRPr="00D96641" w:rsidRDefault="00C36E4D" w:rsidP="00D96641">
      <w:pPr>
        <w:pStyle w:val="ListParagraph"/>
        <w:spacing w:after="240"/>
        <w:ind w:left="1080"/>
        <w:contextualSpacing/>
        <w:jc w:val="both"/>
        <w:rPr>
          <w:sz w:val="24"/>
          <w:szCs w:val="24"/>
        </w:rPr>
      </w:pPr>
      <w:r w:rsidRPr="00D96641">
        <w:rPr>
          <w:sz w:val="24"/>
          <w:szCs w:val="24"/>
        </w:rPr>
        <w:t>For INTI:</w:t>
      </w:r>
    </w:p>
    <w:p w14:paraId="7F646043" w14:textId="58F91E10" w:rsidR="00C36E4D" w:rsidRPr="00D96641" w:rsidRDefault="004A7B27" w:rsidP="00D96641">
      <w:pPr>
        <w:pStyle w:val="ListParagraph"/>
        <w:spacing w:after="240"/>
        <w:ind w:left="1080"/>
        <w:contextualSpacing/>
        <w:jc w:val="both"/>
        <w:rPr>
          <w:sz w:val="24"/>
          <w:szCs w:val="24"/>
        </w:rPr>
      </w:pPr>
      <w:r w:rsidRPr="00D96641">
        <w:rPr>
          <w:sz w:val="24"/>
          <w:szCs w:val="24"/>
        </w:rPr>
        <w:t xml:space="preserve">Name </w:t>
      </w:r>
      <w:r w:rsidR="00D96641" w:rsidRPr="00D96641">
        <w:rPr>
          <w:sz w:val="24"/>
          <w:szCs w:val="24"/>
        </w:rPr>
        <w:t xml:space="preserve">: </w:t>
      </w:r>
      <w:r w:rsidR="0078057B">
        <w:rPr>
          <w:sz w:val="24"/>
          <w:szCs w:val="24"/>
        </w:rPr>
        <w:t>__________________________</w:t>
      </w:r>
      <w:r w:rsidR="00D96641" w:rsidRPr="00D96641">
        <w:rPr>
          <w:sz w:val="24"/>
          <w:szCs w:val="24"/>
        </w:rPr>
        <w:t xml:space="preserve"> </w:t>
      </w:r>
    </w:p>
    <w:p w14:paraId="7F0E4573" w14:textId="16E621C2" w:rsidR="004A7B27" w:rsidRPr="00D96641" w:rsidRDefault="004A7B27" w:rsidP="00D96641">
      <w:pPr>
        <w:pStyle w:val="ListParagraph"/>
        <w:spacing w:after="240"/>
        <w:ind w:left="1080"/>
        <w:contextualSpacing/>
        <w:jc w:val="both"/>
        <w:rPr>
          <w:sz w:val="24"/>
          <w:szCs w:val="24"/>
        </w:rPr>
      </w:pPr>
      <w:r w:rsidRPr="00D96641">
        <w:rPr>
          <w:sz w:val="24"/>
          <w:szCs w:val="24"/>
        </w:rPr>
        <w:t>Address</w:t>
      </w:r>
      <w:r w:rsidR="007D02D1">
        <w:rPr>
          <w:sz w:val="24"/>
          <w:szCs w:val="24"/>
        </w:rPr>
        <w:t xml:space="preserve"> </w:t>
      </w:r>
      <w:r w:rsidR="00D96641" w:rsidRPr="00D96641">
        <w:rPr>
          <w:sz w:val="24"/>
          <w:szCs w:val="24"/>
        </w:rPr>
        <w:t xml:space="preserve">: </w:t>
      </w:r>
      <w:r w:rsidR="0078057B">
        <w:rPr>
          <w:sz w:val="24"/>
          <w:szCs w:val="24"/>
        </w:rPr>
        <w:t>_____________________________________________________________</w:t>
      </w:r>
    </w:p>
    <w:p w14:paraId="0F1E87B2" w14:textId="615C05AE" w:rsidR="004A7B27" w:rsidRPr="00D96641" w:rsidRDefault="004A7B27" w:rsidP="00D96641">
      <w:pPr>
        <w:pStyle w:val="ListParagraph"/>
        <w:spacing w:after="240"/>
        <w:ind w:left="1080"/>
        <w:contextualSpacing/>
        <w:jc w:val="both"/>
        <w:rPr>
          <w:sz w:val="24"/>
          <w:szCs w:val="24"/>
        </w:rPr>
      </w:pPr>
      <w:r w:rsidRPr="00D96641">
        <w:rPr>
          <w:sz w:val="24"/>
          <w:szCs w:val="24"/>
        </w:rPr>
        <w:t xml:space="preserve">Email </w:t>
      </w:r>
      <w:commentRangeEnd w:id="3"/>
      <w:r w:rsidR="0082691A" w:rsidRPr="00D96641">
        <w:rPr>
          <w:rStyle w:val="CommentReference"/>
          <w:sz w:val="24"/>
          <w:szCs w:val="24"/>
        </w:rPr>
        <w:commentReference w:id="3"/>
      </w:r>
      <w:r w:rsidR="00D96641" w:rsidRPr="00D96641">
        <w:rPr>
          <w:sz w:val="24"/>
          <w:szCs w:val="24"/>
        </w:rPr>
        <w:t xml:space="preserve">: </w:t>
      </w:r>
      <w:r w:rsidR="0078057B">
        <w:rPr>
          <w:sz w:val="24"/>
          <w:szCs w:val="24"/>
        </w:rPr>
        <w:t>__________________________</w:t>
      </w:r>
    </w:p>
    <w:p w14:paraId="6208A5C0" w14:textId="77777777" w:rsidR="009B5506" w:rsidRDefault="009B5506" w:rsidP="00C36E4D">
      <w:pPr>
        <w:pStyle w:val="ListParagraph"/>
        <w:spacing w:after="240"/>
        <w:ind w:left="1080"/>
        <w:contextualSpacing/>
        <w:jc w:val="both"/>
        <w:rPr>
          <w:sz w:val="24"/>
          <w:szCs w:val="24"/>
        </w:rPr>
      </w:pPr>
    </w:p>
    <w:p w14:paraId="4BFEC4D1" w14:textId="21E0B8F8" w:rsidR="009B5506" w:rsidRPr="009B5506" w:rsidRDefault="009B5506" w:rsidP="00D96641">
      <w:pPr>
        <w:pStyle w:val="ListParagraph"/>
        <w:numPr>
          <w:ilvl w:val="0"/>
          <w:numId w:val="30"/>
        </w:numPr>
        <w:spacing w:after="240"/>
        <w:contextualSpacing/>
        <w:jc w:val="both"/>
        <w:rPr>
          <w:sz w:val="24"/>
          <w:szCs w:val="24"/>
        </w:rPr>
      </w:pPr>
      <w:r w:rsidRPr="009B5506">
        <w:rPr>
          <w:sz w:val="24"/>
          <w:szCs w:val="24"/>
        </w:rPr>
        <w:t>Indemnity</w:t>
      </w:r>
    </w:p>
    <w:p w14:paraId="494467AA" w14:textId="07D15966" w:rsidR="009B5506" w:rsidRDefault="009B5506" w:rsidP="009B5506">
      <w:pPr>
        <w:pStyle w:val="ListParagraph"/>
        <w:spacing w:after="240"/>
        <w:ind w:left="1080"/>
        <w:contextualSpacing/>
        <w:jc w:val="both"/>
        <w:rPr>
          <w:sz w:val="24"/>
          <w:szCs w:val="24"/>
        </w:rPr>
      </w:pPr>
      <w:r w:rsidRPr="009B5506">
        <w:rPr>
          <w:sz w:val="24"/>
          <w:szCs w:val="24"/>
        </w:rPr>
        <w:t>Each party (the "Indemnifying Party") agrees to indemnify, defend, and hold harmless the other party (the "Indemnified Party") from and against any and all claims, liabilities, damages, losses, and expenses (including reasonable attorney's fees) arising out of or in connection with any breach of this MOA, negligence, or willful misconduct by the Indemnifying Party or its representatives. The Indemnified Party shall promptly notify the Indemnifying Party of any such claims and cooperate in the defense and settlement of such claims.</w:t>
      </w:r>
    </w:p>
    <w:p w14:paraId="034A0D05" w14:textId="77777777" w:rsidR="007B4E27" w:rsidRDefault="007B4E27" w:rsidP="009B5506">
      <w:pPr>
        <w:pStyle w:val="ListParagraph"/>
        <w:spacing w:after="240"/>
        <w:ind w:left="1080"/>
        <w:contextualSpacing/>
        <w:jc w:val="both"/>
        <w:rPr>
          <w:sz w:val="24"/>
          <w:szCs w:val="24"/>
        </w:rPr>
      </w:pPr>
    </w:p>
    <w:p w14:paraId="73D600CC" w14:textId="77777777" w:rsidR="004520F0" w:rsidRDefault="004520F0" w:rsidP="007B4E27">
      <w:pPr>
        <w:pStyle w:val="ListParagraph"/>
        <w:spacing w:after="240"/>
        <w:ind w:left="1080"/>
        <w:contextualSpacing/>
        <w:jc w:val="both"/>
        <w:rPr>
          <w:sz w:val="24"/>
          <w:szCs w:val="24"/>
        </w:rPr>
      </w:pPr>
    </w:p>
    <w:p w14:paraId="16AE62C0" w14:textId="77D9A684" w:rsidR="007B4E27" w:rsidRPr="007B4E27" w:rsidRDefault="007B4E27" w:rsidP="00D96641">
      <w:pPr>
        <w:pStyle w:val="ListParagraph"/>
        <w:numPr>
          <w:ilvl w:val="0"/>
          <w:numId w:val="30"/>
        </w:numPr>
        <w:spacing w:after="240"/>
        <w:contextualSpacing/>
        <w:jc w:val="both"/>
        <w:rPr>
          <w:sz w:val="24"/>
          <w:szCs w:val="24"/>
        </w:rPr>
      </w:pPr>
      <w:r w:rsidRPr="007B4E27">
        <w:rPr>
          <w:sz w:val="24"/>
          <w:szCs w:val="24"/>
        </w:rPr>
        <w:t>Counterparts</w:t>
      </w:r>
    </w:p>
    <w:p w14:paraId="55B7C78F" w14:textId="3B0F2BA7" w:rsidR="007B4E27" w:rsidRDefault="007B4E27" w:rsidP="007B4E27">
      <w:pPr>
        <w:pStyle w:val="ListParagraph"/>
        <w:spacing w:after="240"/>
        <w:ind w:left="1080"/>
        <w:contextualSpacing/>
        <w:jc w:val="both"/>
        <w:rPr>
          <w:sz w:val="24"/>
          <w:szCs w:val="24"/>
        </w:rPr>
      </w:pPr>
      <w:r w:rsidRPr="007B4E27">
        <w:rPr>
          <w:sz w:val="24"/>
          <w:szCs w:val="24"/>
        </w:rPr>
        <w:t>This MOA may be executed in counterparts, each of which shall be deemed an original, but all of which together shall constitute one and the same instrument. Facsimile or electronic signatures shall be deemed as valid as original signatures.</w:t>
      </w:r>
    </w:p>
    <w:p w14:paraId="374B2686" w14:textId="77777777" w:rsidR="007B4E27" w:rsidRDefault="007B4E27" w:rsidP="007B4E27">
      <w:pPr>
        <w:pStyle w:val="ListParagraph"/>
        <w:spacing w:after="240"/>
        <w:ind w:left="1080"/>
        <w:contextualSpacing/>
        <w:jc w:val="both"/>
        <w:rPr>
          <w:sz w:val="24"/>
          <w:szCs w:val="24"/>
        </w:rPr>
      </w:pPr>
    </w:p>
    <w:p w14:paraId="1F61F319" w14:textId="36766B14" w:rsidR="007B4E27" w:rsidRPr="007B4E27" w:rsidRDefault="007B4E27" w:rsidP="00D96641">
      <w:pPr>
        <w:pStyle w:val="ListParagraph"/>
        <w:numPr>
          <w:ilvl w:val="0"/>
          <w:numId w:val="30"/>
        </w:numPr>
        <w:spacing w:after="240"/>
        <w:contextualSpacing/>
        <w:jc w:val="both"/>
        <w:rPr>
          <w:sz w:val="24"/>
          <w:szCs w:val="24"/>
        </w:rPr>
      </w:pPr>
      <w:r w:rsidRPr="007B4E27">
        <w:rPr>
          <w:sz w:val="24"/>
          <w:szCs w:val="24"/>
        </w:rPr>
        <w:t>Severability</w:t>
      </w:r>
    </w:p>
    <w:p w14:paraId="08446048" w14:textId="0BB7D00A" w:rsidR="007B4E27" w:rsidRDefault="007B4E27" w:rsidP="007B4E27">
      <w:pPr>
        <w:pStyle w:val="ListParagraph"/>
        <w:spacing w:after="240"/>
        <w:ind w:left="1080"/>
        <w:contextualSpacing/>
        <w:jc w:val="both"/>
        <w:rPr>
          <w:sz w:val="24"/>
          <w:szCs w:val="24"/>
        </w:rPr>
      </w:pPr>
      <w:r w:rsidRPr="007B4E27">
        <w:rPr>
          <w:sz w:val="24"/>
          <w:szCs w:val="24"/>
        </w:rPr>
        <w:t>If any provision of this MOA is found to be invalid or unenforceable by a court of competent jurisdiction, the remaining provisions shall continue to be valid and enforceable to the fullest extent permitted by law.</w:t>
      </w:r>
    </w:p>
    <w:p w14:paraId="4216816D" w14:textId="77777777" w:rsidR="004520F0" w:rsidRDefault="004520F0" w:rsidP="007B4E27">
      <w:pPr>
        <w:pStyle w:val="ListParagraph"/>
        <w:spacing w:after="240"/>
        <w:ind w:left="1080"/>
        <w:contextualSpacing/>
        <w:jc w:val="both"/>
        <w:rPr>
          <w:sz w:val="24"/>
          <w:szCs w:val="24"/>
        </w:rPr>
      </w:pPr>
    </w:p>
    <w:p w14:paraId="4070584B" w14:textId="03543CCC" w:rsidR="004520F0" w:rsidRPr="004520F0" w:rsidRDefault="004520F0" w:rsidP="00D96641">
      <w:pPr>
        <w:pStyle w:val="ListParagraph"/>
        <w:numPr>
          <w:ilvl w:val="0"/>
          <w:numId w:val="30"/>
        </w:numPr>
        <w:spacing w:after="240"/>
        <w:contextualSpacing/>
        <w:jc w:val="both"/>
        <w:rPr>
          <w:sz w:val="24"/>
          <w:szCs w:val="24"/>
        </w:rPr>
      </w:pPr>
      <w:r w:rsidRPr="004520F0">
        <w:rPr>
          <w:sz w:val="24"/>
          <w:szCs w:val="24"/>
        </w:rPr>
        <w:t>Representation and Warranties</w:t>
      </w:r>
    </w:p>
    <w:p w14:paraId="5E190D8C" w14:textId="30F81202" w:rsidR="004520F0" w:rsidRDefault="004520F0" w:rsidP="004520F0">
      <w:pPr>
        <w:pStyle w:val="ListParagraph"/>
        <w:spacing w:after="240"/>
        <w:ind w:left="1080"/>
        <w:contextualSpacing/>
        <w:jc w:val="both"/>
        <w:rPr>
          <w:sz w:val="24"/>
          <w:szCs w:val="24"/>
        </w:rPr>
      </w:pPr>
      <w:r w:rsidRPr="004520F0">
        <w:rPr>
          <w:sz w:val="24"/>
          <w:szCs w:val="24"/>
        </w:rPr>
        <w:t>Each party represents and warrants that it has the authority to enter into this MOA and that the execution and performance of this MOA do not and will not violate any other agreement to which it is a party or by which it is bound.</w:t>
      </w:r>
    </w:p>
    <w:p w14:paraId="380B0592" w14:textId="77777777" w:rsidR="00253924" w:rsidRDefault="00253924" w:rsidP="004520F0">
      <w:pPr>
        <w:pStyle w:val="ListParagraph"/>
        <w:spacing w:after="240"/>
        <w:ind w:left="1080"/>
        <w:contextualSpacing/>
        <w:jc w:val="both"/>
        <w:rPr>
          <w:sz w:val="24"/>
          <w:szCs w:val="24"/>
        </w:rPr>
      </w:pPr>
    </w:p>
    <w:p w14:paraId="27CC4A84" w14:textId="0D3CFDE1" w:rsidR="00253924" w:rsidRPr="00253924" w:rsidRDefault="00253924" w:rsidP="00D96641">
      <w:pPr>
        <w:pStyle w:val="ListParagraph"/>
        <w:numPr>
          <w:ilvl w:val="0"/>
          <w:numId w:val="30"/>
        </w:numPr>
        <w:spacing w:after="240"/>
        <w:contextualSpacing/>
        <w:jc w:val="both"/>
        <w:rPr>
          <w:sz w:val="24"/>
          <w:szCs w:val="24"/>
        </w:rPr>
      </w:pPr>
      <w:r w:rsidRPr="00253924">
        <w:rPr>
          <w:sz w:val="24"/>
          <w:szCs w:val="24"/>
        </w:rPr>
        <w:t>Entire Agreement</w:t>
      </w:r>
    </w:p>
    <w:p w14:paraId="7E44EE23" w14:textId="63537A6D" w:rsidR="00253924" w:rsidRPr="006F65C3" w:rsidRDefault="00253924" w:rsidP="00253924">
      <w:pPr>
        <w:pStyle w:val="ListParagraph"/>
        <w:spacing w:after="240"/>
        <w:ind w:left="1080"/>
        <w:contextualSpacing/>
        <w:jc w:val="both"/>
        <w:rPr>
          <w:sz w:val="24"/>
          <w:szCs w:val="24"/>
        </w:rPr>
      </w:pPr>
      <w:r w:rsidRPr="00253924">
        <w:rPr>
          <w:sz w:val="24"/>
          <w:szCs w:val="24"/>
        </w:rPr>
        <w:t>This MOA constitutes the entire agreement between the parties regarding the subject matter hereof and supersedes all prior agreements and understandings, whether written or oral, relating to such subject matter.</w:t>
      </w:r>
    </w:p>
    <w:p w14:paraId="2C05ED65" w14:textId="77777777" w:rsidR="00551EAC" w:rsidRPr="009007C9" w:rsidRDefault="00551EAC" w:rsidP="009007C9">
      <w:pPr>
        <w:pStyle w:val="ListParagraph"/>
        <w:spacing w:after="240"/>
        <w:ind w:left="1080"/>
        <w:contextualSpacing/>
        <w:jc w:val="both"/>
        <w:rPr>
          <w:sz w:val="24"/>
          <w:szCs w:val="24"/>
        </w:rPr>
      </w:pPr>
    </w:p>
    <w:p w14:paraId="7BE10189" w14:textId="2C8847DD" w:rsidR="00732D54" w:rsidRPr="006F65C3" w:rsidRDefault="009A2D0F" w:rsidP="006F65C3">
      <w:pPr>
        <w:spacing w:after="240"/>
        <w:ind w:left="426" w:hanging="426"/>
        <w:contextualSpacing/>
        <w:rPr>
          <w:rFonts w:ascii="Times New Roman" w:hAnsi="Times New Roman"/>
        </w:rPr>
      </w:pPr>
      <w:r w:rsidRPr="006F65C3">
        <w:rPr>
          <w:rFonts w:ascii="Times New Roman" w:hAnsi="Times New Roman"/>
        </w:rPr>
        <w:t xml:space="preserve"> </w:t>
      </w:r>
    </w:p>
    <w:p w14:paraId="0204CD00" w14:textId="77777777" w:rsidR="00C3097F" w:rsidRPr="006F65C3" w:rsidRDefault="00DF0421" w:rsidP="00192B5D">
      <w:pPr>
        <w:spacing w:after="240"/>
        <w:ind w:firstLine="720"/>
        <w:contextualSpacing/>
        <w:jc w:val="both"/>
        <w:rPr>
          <w:rFonts w:ascii="Times New Roman" w:hAnsi="Times New Roman"/>
          <w:bCs/>
          <w:color w:val="auto"/>
        </w:rPr>
      </w:pPr>
      <w:r w:rsidRPr="006F65C3">
        <w:rPr>
          <w:rFonts w:ascii="Times New Roman" w:hAnsi="Times New Roman"/>
          <w:b/>
          <w:bCs/>
          <w:color w:val="auto"/>
        </w:rPr>
        <w:t xml:space="preserve">IN WITNESS WHEREOF, </w:t>
      </w:r>
      <w:r w:rsidRPr="006F65C3">
        <w:rPr>
          <w:rFonts w:ascii="Times New Roman" w:hAnsi="Times New Roman"/>
          <w:bCs/>
          <w:color w:val="auto"/>
        </w:rPr>
        <w:t>the parties hereby affix their signatures this _____ day of _____, 20___ at _____________________, Philippines.</w:t>
      </w:r>
    </w:p>
    <w:p w14:paraId="6F59F0D7" w14:textId="68795EB7" w:rsidR="00314FDD" w:rsidRDefault="00314FDD" w:rsidP="00314FDD">
      <w:pPr>
        <w:spacing w:after="240"/>
        <w:contextualSpacing/>
        <w:rPr>
          <w:rFonts w:ascii="Times New Roman" w:hAnsi="Times New Roman"/>
          <w:color w:val="auto"/>
        </w:rPr>
      </w:pPr>
    </w:p>
    <w:p w14:paraId="5ECAC17F" w14:textId="77777777" w:rsidR="00D67215" w:rsidRPr="006711CE" w:rsidRDefault="00D67215" w:rsidP="00314FDD">
      <w:pPr>
        <w:spacing w:after="240"/>
        <w:contextualSpacing/>
        <w:rPr>
          <w:rFonts w:ascii="Times New Roman" w:hAnsi="Times New Roman"/>
          <w:color w:val="auto"/>
        </w:rPr>
      </w:pPr>
    </w:p>
    <w:p w14:paraId="2F454D15" w14:textId="77777777" w:rsidR="00314FDD" w:rsidRPr="006711CE" w:rsidRDefault="00314FDD" w:rsidP="00732D54">
      <w:pPr>
        <w:spacing w:after="240"/>
        <w:ind w:firstLine="720"/>
        <w:contextualSpacing/>
        <w:jc w:val="center"/>
        <w:rPr>
          <w:rFonts w:ascii="Times New Roman" w:hAnsi="Times New Roman"/>
          <w:color w:val="auto"/>
        </w:rPr>
      </w:pPr>
    </w:p>
    <w:tbl>
      <w:tblPr>
        <w:tblW w:w="0" w:type="auto"/>
        <w:tblLook w:val="04A0" w:firstRow="1" w:lastRow="0" w:firstColumn="1" w:lastColumn="0" w:noHBand="0" w:noVBand="1"/>
      </w:tblPr>
      <w:tblGrid>
        <w:gridCol w:w="4680"/>
        <w:gridCol w:w="4680"/>
      </w:tblGrid>
      <w:tr w:rsidR="00732D54" w:rsidRPr="006711CE" w14:paraId="22EB02B6" w14:textId="77777777" w:rsidTr="00B97BDD">
        <w:tc>
          <w:tcPr>
            <w:tcW w:w="4788" w:type="dxa"/>
            <w:shd w:val="clear" w:color="auto" w:fill="auto"/>
          </w:tcPr>
          <w:p w14:paraId="55B47E14" w14:textId="77777777" w:rsidR="00314FDD" w:rsidRPr="006711CE" w:rsidRDefault="00314FDD" w:rsidP="00314FDD">
            <w:pPr>
              <w:jc w:val="center"/>
              <w:rPr>
                <w:rFonts w:ascii="Times New Roman" w:eastAsia="Calibri" w:hAnsi="Times New Roman"/>
                <w:b/>
                <w:color w:val="auto"/>
                <w:lang w:val="en-PH"/>
              </w:rPr>
            </w:pPr>
            <w:r w:rsidRPr="006711CE">
              <w:rPr>
                <w:rFonts w:ascii="Times New Roman" w:eastAsia="Calibri" w:hAnsi="Times New Roman"/>
                <w:b/>
                <w:color w:val="auto"/>
                <w:lang w:val="en-PH"/>
              </w:rPr>
              <w:t xml:space="preserve">POLYTECHNIC UNIVERSITY </w:t>
            </w:r>
          </w:p>
          <w:p w14:paraId="67457C76" w14:textId="3A4D3E1A" w:rsidR="00732D54" w:rsidRPr="006711CE" w:rsidRDefault="00314FDD" w:rsidP="00314FDD">
            <w:pPr>
              <w:jc w:val="center"/>
              <w:rPr>
                <w:rFonts w:ascii="Times New Roman" w:eastAsia="Calibri" w:hAnsi="Times New Roman"/>
                <w:b/>
                <w:color w:val="auto"/>
                <w:lang w:val="en-PH"/>
              </w:rPr>
            </w:pPr>
            <w:r w:rsidRPr="006711CE">
              <w:rPr>
                <w:rFonts w:ascii="Times New Roman" w:eastAsia="Calibri" w:hAnsi="Times New Roman"/>
                <w:b/>
                <w:color w:val="auto"/>
                <w:lang w:val="en-PH"/>
              </w:rPr>
              <w:t xml:space="preserve">OF THE PHILIPPINES </w:t>
            </w:r>
          </w:p>
        </w:tc>
        <w:tc>
          <w:tcPr>
            <w:tcW w:w="4788" w:type="dxa"/>
            <w:shd w:val="clear" w:color="auto" w:fill="auto"/>
          </w:tcPr>
          <w:p w14:paraId="65BD1C13" w14:textId="5694F30B" w:rsidR="00732D54" w:rsidRPr="006711CE" w:rsidRDefault="0078057B" w:rsidP="00B12409">
            <w:pPr>
              <w:jc w:val="center"/>
              <w:rPr>
                <w:rFonts w:ascii="Times New Roman" w:eastAsia="Calibri" w:hAnsi="Times New Roman"/>
                <w:b/>
                <w:color w:val="auto"/>
                <w:lang w:val="en-PH"/>
              </w:rPr>
            </w:pPr>
            <w:r>
              <w:rPr>
                <w:rFonts w:ascii="Times New Roman" w:eastAsia="Calibri" w:hAnsi="Times New Roman"/>
                <w:b/>
                <w:color w:val="auto"/>
                <w:lang w:val="en-PH"/>
              </w:rPr>
              <w:t>NAME OF HEI</w:t>
            </w:r>
          </w:p>
        </w:tc>
      </w:tr>
      <w:tr w:rsidR="00732D54" w:rsidRPr="006711CE" w14:paraId="20DCDD3F" w14:textId="77777777" w:rsidTr="00B97BDD">
        <w:tc>
          <w:tcPr>
            <w:tcW w:w="4788" w:type="dxa"/>
            <w:shd w:val="clear" w:color="auto" w:fill="auto"/>
          </w:tcPr>
          <w:p w14:paraId="2CD3B29F" w14:textId="0DD430D8" w:rsidR="00732D54" w:rsidRPr="009007C9" w:rsidRDefault="00732D54" w:rsidP="00732D54">
            <w:pPr>
              <w:jc w:val="both"/>
              <w:rPr>
                <w:rFonts w:ascii="Times New Roman" w:eastAsia="Calibri" w:hAnsi="Times New Roman"/>
                <w:color w:val="auto"/>
                <w:lang w:val="pt-BR"/>
              </w:rPr>
            </w:pPr>
          </w:p>
          <w:p w14:paraId="50784192" w14:textId="77777777" w:rsidR="00732D54" w:rsidRPr="009007C9" w:rsidRDefault="00732D54" w:rsidP="00732D54">
            <w:pPr>
              <w:jc w:val="both"/>
              <w:rPr>
                <w:rFonts w:ascii="Times New Roman" w:eastAsia="Calibri" w:hAnsi="Times New Roman"/>
                <w:color w:val="auto"/>
                <w:lang w:val="pt-BR"/>
              </w:rPr>
            </w:pPr>
            <w:r w:rsidRPr="009007C9">
              <w:rPr>
                <w:rFonts w:ascii="Times New Roman" w:eastAsia="Calibri" w:hAnsi="Times New Roman"/>
                <w:color w:val="auto"/>
                <w:lang w:val="pt-BR"/>
              </w:rPr>
              <w:t>By:</w:t>
            </w:r>
          </w:p>
          <w:p w14:paraId="307866A4" w14:textId="77777777" w:rsidR="00732D54" w:rsidRPr="009007C9" w:rsidRDefault="00732D54" w:rsidP="00732D54">
            <w:pPr>
              <w:jc w:val="both"/>
              <w:rPr>
                <w:rFonts w:ascii="Times New Roman" w:eastAsia="Calibri" w:hAnsi="Times New Roman"/>
                <w:color w:val="auto"/>
                <w:lang w:val="pt-BR"/>
              </w:rPr>
            </w:pPr>
          </w:p>
          <w:p w14:paraId="223AEBC1" w14:textId="77777777" w:rsidR="00314FDD" w:rsidRPr="009007C9" w:rsidRDefault="00314FDD" w:rsidP="00314FDD">
            <w:pPr>
              <w:jc w:val="center"/>
              <w:rPr>
                <w:rFonts w:ascii="Times New Roman" w:eastAsia="Calibri" w:hAnsi="Times New Roman"/>
                <w:color w:val="auto"/>
                <w:lang w:val="pt-BR"/>
              </w:rPr>
            </w:pPr>
            <w:r w:rsidRPr="009007C9">
              <w:rPr>
                <w:rFonts w:ascii="Times New Roman" w:eastAsia="Calibri" w:hAnsi="Times New Roman"/>
                <w:color w:val="auto"/>
                <w:lang w:val="pt-BR"/>
              </w:rPr>
              <w:t>_______________________________</w:t>
            </w:r>
          </w:p>
          <w:p w14:paraId="49731DE9" w14:textId="5A86F2E9" w:rsidR="00314FDD" w:rsidRPr="009007C9" w:rsidRDefault="00314FDD" w:rsidP="00314FDD">
            <w:pPr>
              <w:jc w:val="center"/>
              <w:rPr>
                <w:rFonts w:ascii="Times New Roman" w:eastAsia="Calibri" w:hAnsi="Times New Roman"/>
                <w:b/>
                <w:bCs/>
                <w:color w:val="auto"/>
                <w:lang w:val="pt-BR"/>
              </w:rPr>
            </w:pPr>
            <w:r w:rsidRPr="009007C9">
              <w:rPr>
                <w:rFonts w:ascii="Times New Roman" w:eastAsia="Calibri" w:hAnsi="Times New Roman"/>
                <w:b/>
                <w:bCs/>
                <w:color w:val="auto"/>
                <w:lang w:val="pt-BR"/>
              </w:rPr>
              <w:t>DR</w:t>
            </w:r>
            <w:r w:rsidR="0065567F" w:rsidRPr="009007C9">
              <w:rPr>
                <w:rFonts w:ascii="Times New Roman" w:eastAsia="Calibri" w:hAnsi="Times New Roman"/>
                <w:b/>
                <w:bCs/>
                <w:color w:val="auto"/>
                <w:lang w:val="pt-BR"/>
              </w:rPr>
              <w:t xml:space="preserve">. </w:t>
            </w:r>
            <w:r w:rsidR="0029614F">
              <w:rPr>
                <w:rFonts w:ascii="Times New Roman" w:eastAsia="Calibri" w:hAnsi="Times New Roman"/>
                <w:b/>
                <w:bCs/>
                <w:color w:val="auto"/>
                <w:lang w:val="pt-BR"/>
              </w:rPr>
              <w:t>MANUEL M. MUHI</w:t>
            </w:r>
          </w:p>
          <w:p w14:paraId="4A494159" w14:textId="0B53B99D" w:rsidR="00314FDD" w:rsidRPr="006711CE" w:rsidRDefault="00314FDD" w:rsidP="00314FDD">
            <w:pPr>
              <w:jc w:val="center"/>
              <w:rPr>
                <w:rFonts w:ascii="Times New Roman" w:eastAsia="Calibri" w:hAnsi="Times New Roman"/>
                <w:i/>
                <w:iCs/>
                <w:color w:val="auto"/>
                <w:lang w:val="en-PH"/>
              </w:rPr>
            </w:pPr>
            <w:r w:rsidRPr="006711CE">
              <w:rPr>
                <w:rFonts w:ascii="Times New Roman" w:eastAsia="Calibri" w:hAnsi="Times New Roman"/>
                <w:i/>
                <w:iCs/>
                <w:color w:val="auto"/>
                <w:lang w:val="en-PH"/>
              </w:rPr>
              <w:t xml:space="preserve">President </w:t>
            </w:r>
            <w:r w:rsidR="007103EE">
              <w:rPr>
                <w:rFonts w:ascii="Times New Roman" w:eastAsia="Calibri" w:hAnsi="Times New Roman"/>
                <w:i/>
                <w:iCs/>
                <w:color w:val="auto"/>
                <w:lang w:val="en-PH"/>
              </w:rPr>
              <w:t xml:space="preserve">                        </w:t>
            </w:r>
          </w:p>
          <w:p w14:paraId="3C555015" w14:textId="573D558E" w:rsidR="00732D54" w:rsidRPr="006711CE" w:rsidRDefault="00732D54" w:rsidP="00314FDD">
            <w:pPr>
              <w:jc w:val="center"/>
              <w:rPr>
                <w:rFonts w:ascii="Times New Roman" w:eastAsia="Calibri" w:hAnsi="Times New Roman"/>
                <w:b/>
                <w:i/>
                <w:color w:val="auto"/>
                <w:lang w:val="en-PH"/>
              </w:rPr>
            </w:pPr>
          </w:p>
        </w:tc>
        <w:tc>
          <w:tcPr>
            <w:tcW w:w="4788" w:type="dxa"/>
            <w:shd w:val="clear" w:color="auto" w:fill="auto"/>
          </w:tcPr>
          <w:p w14:paraId="2FEE08E0" w14:textId="77777777" w:rsidR="00732D54" w:rsidRPr="006711CE" w:rsidRDefault="00732D54" w:rsidP="00732D54">
            <w:pPr>
              <w:jc w:val="both"/>
              <w:rPr>
                <w:rFonts w:ascii="Times New Roman" w:eastAsia="Calibri" w:hAnsi="Times New Roman"/>
                <w:color w:val="auto"/>
                <w:lang w:val="en-PH"/>
              </w:rPr>
            </w:pPr>
          </w:p>
          <w:p w14:paraId="59D74BA5" w14:textId="03C68BA3"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 xml:space="preserve">By: </w:t>
            </w:r>
          </w:p>
          <w:p w14:paraId="72E7AAED" w14:textId="77777777" w:rsidR="00314FDD" w:rsidRPr="006711CE" w:rsidRDefault="00314FDD" w:rsidP="00732D54">
            <w:pPr>
              <w:jc w:val="both"/>
              <w:rPr>
                <w:rFonts w:ascii="Times New Roman" w:eastAsia="Calibri" w:hAnsi="Times New Roman"/>
                <w:color w:val="auto"/>
                <w:lang w:val="en-PH"/>
              </w:rPr>
            </w:pPr>
          </w:p>
          <w:p w14:paraId="5A89EC48" w14:textId="77777777" w:rsidR="00C20E4C" w:rsidRPr="006711CE" w:rsidRDefault="00314FDD" w:rsidP="00C20E4C">
            <w:pPr>
              <w:jc w:val="center"/>
              <w:rPr>
                <w:rFonts w:ascii="Times New Roman" w:eastAsia="Calibri" w:hAnsi="Times New Roman"/>
                <w:color w:val="auto"/>
                <w:lang w:val="en-PH"/>
              </w:rPr>
            </w:pPr>
            <w:r w:rsidRPr="006711CE">
              <w:rPr>
                <w:rFonts w:ascii="Times New Roman" w:eastAsia="Calibri" w:hAnsi="Times New Roman"/>
                <w:color w:val="auto"/>
                <w:lang w:val="en-PH"/>
              </w:rPr>
              <w:t>_______________________________</w:t>
            </w:r>
          </w:p>
          <w:p w14:paraId="039E9D41" w14:textId="3C1D1ABA" w:rsidR="00DE5C7B" w:rsidRDefault="0078057B" w:rsidP="00BB6137">
            <w:pPr>
              <w:jc w:val="center"/>
              <w:rPr>
                <w:rFonts w:ascii="Times New Roman" w:eastAsia="Calibri" w:hAnsi="Times New Roman"/>
                <w:b/>
                <w:bCs/>
                <w:iCs/>
                <w:color w:val="auto"/>
                <w:lang w:val="en-PH"/>
              </w:rPr>
            </w:pPr>
            <w:r>
              <w:rPr>
                <w:rFonts w:ascii="Times New Roman" w:eastAsia="Calibri" w:hAnsi="Times New Roman"/>
                <w:b/>
                <w:bCs/>
                <w:iCs/>
                <w:color w:val="auto"/>
                <w:lang w:val="en-PH"/>
              </w:rPr>
              <w:t>DR.</w:t>
            </w:r>
          </w:p>
          <w:p w14:paraId="28856769" w14:textId="49C95825" w:rsidR="007103EE" w:rsidRPr="007103EE" w:rsidRDefault="0078057B" w:rsidP="00BB6137">
            <w:pPr>
              <w:jc w:val="center"/>
              <w:rPr>
                <w:rFonts w:ascii="Times New Roman" w:eastAsia="Calibri" w:hAnsi="Times New Roman"/>
                <w:i/>
                <w:color w:val="auto"/>
                <w:lang w:val="en-PH"/>
              </w:rPr>
            </w:pPr>
            <w:r>
              <w:rPr>
                <w:rFonts w:ascii="Times New Roman" w:eastAsia="Calibri" w:hAnsi="Times New Roman"/>
                <w:i/>
                <w:color w:val="auto"/>
                <w:lang w:val="en-PH"/>
              </w:rPr>
              <w:t>Position</w:t>
            </w:r>
          </w:p>
        </w:tc>
      </w:tr>
    </w:tbl>
    <w:p w14:paraId="542072E8" w14:textId="77777777" w:rsidR="00732D54" w:rsidRPr="006711CE" w:rsidRDefault="00732D54" w:rsidP="00732D54">
      <w:pPr>
        <w:jc w:val="center"/>
        <w:rPr>
          <w:rFonts w:ascii="Times New Roman" w:eastAsia="Calibri" w:hAnsi="Times New Roman"/>
          <w:color w:val="auto"/>
          <w:lang w:val="en-PH"/>
        </w:rPr>
      </w:pPr>
    </w:p>
    <w:p w14:paraId="1DC5AFCE" w14:textId="2A9B333C" w:rsidR="00732D54" w:rsidRPr="006711CE" w:rsidRDefault="00732D54" w:rsidP="00314FDD">
      <w:pPr>
        <w:jc w:val="center"/>
        <w:rPr>
          <w:rFonts w:ascii="Times New Roman" w:eastAsia="Calibri" w:hAnsi="Times New Roman"/>
          <w:color w:val="auto"/>
          <w:lang w:val="en-PH"/>
        </w:rPr>
      </w:pPr>
      <w:r w:rsidRPr="006711CE">
        <w:rPr>
          <w:rFonts w:ascii="Times New Roman" w:eastAsia="Calibri" w:hAnsi="Times New Roman"/>
          <w:color w:val="auto"/>
          <w:lang w:val="en-PH"/>
        </w:rPr>
        <w:t>SIGNED IN THE PRESENCE OF:</w:t>
      </w:r>
    </w:p>
    <w:p w14:paraId="1F0942FD" w14:textId="415BB49C" w:rsidR="00606093" w:rsidRPr="006711CE" w:rsidRDefault="00606093" w:rsidP="00314FDD">
      <w:pPr>
        <w:jc w:val="center"/>
        <w:rPr>
          <w:rFonts w:ascii="Times New Roman" w:eastAsia="Calibri" w:hAnsi="Times New Roman"/>
          <w:color w:val="auto"/>
          <w:lang w:val="en-PH"/>
        </w:rPr>
      </w:pPr>
    </w:p>
    <w:tbl>
      <w:tblPr>
        <w:tblW w:w="0" w:type="auto"/>
        <w:tblLook w:val="04A0" w:firstRow="1" w:lastRow="0" w:firstColumn="1" w:lastColumn="0" w:noHBand="0" w:noVBand="1"/>
      </w:tblPr>
      <w:tblGrid>
        <w:gridCol w:w="4675"/>
        <w:gridCol w:w="4675"/>
      </w:tblGrid>
      <w:tr w:rsidR="00042EB6" w:rsidRPr="006711CE" w14:paraId="4F200B19" w14:textId="77777777" w:rsidTr="00FE4AD8">
        <w:trPr>
          <w:trHeight w:val="1386"/>
        </w:trPr>
        <w:tc>
          <w:tcPr>
            <w:tcW w:w="4675" w:type="dxa"/>
            <w:shd w:val="clear" w:color="auto" w:fill="auto"/>
          </w:tcPr>
          <w:p w14:paraId="1A903655" w14:textId="77777777" w:rsidR="00042EB6" w:rsidRPr="006711CE" w:rsidRDefault="00042EB6" w:rsidP="00FE4AD8">
            <w:pPr>
              <w:jc w:val="center"/>
              <w:rPr>
                <w:rFonts w:ascii="Times New Roman" w:eastAsia="Calibri" w:hAnsi="Times New Roman"/>
                <w:i/>
                <w:color w:val="auto"/>
                <w:lang w:val="en-PH"/>
              </w:rPr>
            </w:pPr>
          </w:p>
          <w:p w14:paraId="29812DFA" w14:textId="77777777" w:rsidR="00042EB6" w:rsidRPr="006711CE" w:rsidRDefault="00042EB6" w:rsidP="00FE4AD8">
            <w:pPr>
              <w:jc w:val="center"/>
              <w:rPr>
                <w:rFonts w:ascii="Times New Roman" w:eastAsia="Calibri" w:hAnsi="Times New Roman"/>
                <w:color w:val="auto"/>
                <w:lang w:val="en-PH"/>
              </w:rPr>
            </w:pPr>
            <w:r w:rsidRPr="006711CE">
              <w:rPr>
                <w:rFonts w:ascii="Times New Roman" w:eastAsia="Calibri" w:hAnsi="Times New Roman"/>
                <w:color w:val="auto"/>
                <w:lang w:val="en-PH"/>
              </w:rPr>
              <w:t>_______________________________</w:t>
            </w:r>
          </w:p>
          <w:p w14:paraId="78B98F2E" w14:textId="7DF2FC16" w:rsidR="00042EB6" w:rsidRPr="006711CE" w:rsidRDefault="00094404" w:rsidP="00FE4AD8">
            <w:pPr>
              <w:ind w:left="742"/>
              <w:rPr>
                <w:rFonts w:ascii="Times New Roman" w:eastAsia="Calibri" w:hAnsi="Times New Roman"/>
                <w:i/>
                <w:iCs/>
                <w:color w:val="auto"/>
                <w:lang w:val="en-PH"/>
              </w:rPr>
            </w:pPr>
            <w:r>
              <w:rPr>
                <w:rFonts w:ascii="Times New Roman" w:hAnsi="Times New Roman"/>
                <w:b/>
                <w:bCs/>
                <w:color w:val="auto"/>
              </w:rPr>
              <w:t>MS. FELICITAS C. TRINIDAD</w:t>
            </w:r>
            <w:r w:rsidR="00701D4F" w:rsidRPr="00042EB6">
              <w:rPr>
                <w:rFonts w:ascii="Times New Roman" w:hAnsi="Times New Roman"/>
                <w:b/>
                <w:bCs/>
                <w:color w:val="auto"/>
              </w:rPr>
              <w:br/>
            </w:r>
            <w:r w:rsidR="0078057B">
              <w:rPr>
                <w:rFonts w:ascii="Times New Roman" w:eastAsia="Calibri" w:hAnsi="Times New Roman"/>
                <w:i/>
                <w:iCs/>
                <w:color w:val="auto"/>
                <w:lang w:val="en-PH"/>
              </w:rPr>
              <w:t>Director</w:t>
            </w:r>
            <w:r w:rsidR="00701D4F">
              <w:rPr>
                <w:rFonts w:ascii="Times New Roman" w:eastAsia="Calibri" w:hAnsi="Times New Roman"/>
                <w:i/>
                <w:iCs/>
                <w:color w:val="auto"/>
                <w:lang w:val="en-PH"/>
              </w:rPr>
              <w:t>, Office of International Affairs</w:t>
            </w:r>
            <w:r w:rsidR="00701D4F" w:rsidRPr="006711CE">
              <w:rPr>
                <w:rFonts w:ascii="Times New Roman" w:eastAsia="Calibri" w:hAnsi="Times New Roman"/>
                <w:i/>
                <w:iCs/>
                <w:color w:val="auto"/>
                <w:lang w:val="en-PH"/>
              </w:rPr>
              <w:t xml:space="preserve"> </w:t>
            </w:r>
          </w:p>
        </w:tc>
        <w:tc>
          <w:tcPr>
            <w:tcW w:w="4675" w:type="dxa"/>
            <w:shd w:val="clear" w:color="auto" w:fill="auto"/>
          </w:tcPr>
          <w:p w14:paraId="01B6D0F3" w14:textId="77777777" w:rsidR="00042EB6" w:rsidRPr="00042EB6" w:rsidRDefault="00042EB6" w:rsidP="00FE4AD8">
            <w:pPr>
              <w:jc w:val="center"/>
              <w:rPr>
                <w:rFonts w:ascii="Times New Roman" w:eastAsia="Calibri" w:hAnsi="Times New Roman"/>
                <w:color w:val="auto"/>
                <w:lang w:val="en-PH"/>
              </w:rPr>
            </w:pPr>
          </w:p>
          <w:p w14:paraId="5D7AA9DB" w14:textId="77777777" w:rsidR="00042EB6" w:rsidRPr="00042EB6" w:rsidRDefault="00042EB6" w:rsidP="00FE4AD8">
            <w:pPr>
              <w:jc w:val="center"/>
              <w:rPr>
                <w:rFonts w:ascii="Times New Roman" w:eastAsia="Calibri" w:hAnsi="Times New Roman"/>
                <w:color w:val="auto"/>
                <w:lang w:val="en-PH"/>
              </w:rPr>
            </w:pPr>
            <w:r w:rsidRPr="00042EB6">
              <w:rPr>
                <w:rFonts w:ascii="Times New Roman" w:eastAsia="Calibri" w:hAnsi="Times New Roman"/>
                <w:color w:val="auto"/>
                <w:lang w:val="en-PH"/>
              </w:rPr>
              <w:t>_______________________________</w:t>
            </w:r>
          </w:p>
          <w:p w14:paraId="5A8704DB" w14:textId="11CE07F1" w:rsidR="00701D4F" w:rsidRDefault="0078057B" w:rsidP="00701D4F">
            <w:pPr>
              <w:jc w:val="center"/>
              <w:rPr>
                <w:rFonts w:ascii="Times New Roman" w:eastAsia="Calibri" w:hAnsi="Times New Roman"/>
                <w:b/>
                <w:bCs/>
                <w:iCs/>
                <w:color w:val="auto"/>
                <w:lang w:val="en-PH"/>
              </w:rPr>
            </w:pPr>
            <w:r>
              <w:rPr>
                <w:rFonts w:ascii="Times New Roman" w:eastAsia="Calibri" w:hAnsi="Times New Roman"/>
                <w:b/>
                <w:bCs/>
                <w:iCs/>
                <w:color w:val="auto"/>
                <w:lang w:val="en-PH"/>
              </w:rPr>
              <w:t>MR.</w:t>
            </w:r>
            <w:r w:rsidR="00701D4F" w:rsidRPr="000371DD">
              <w:rPr>
                <w:rFonts w:ascii="Times New Roman" w:eastAsia="Calibri" w:hAnsi="Times New Roman"/>
                <w:b/>
                <w:bCs/>
                <w:iCs/>
                <w:color w:val="auto"/>
                <w:lang w:val="en-PH"/>
              </w:rPr>
              <w:t xml:space="preserve"> </w:t>
            </w:r>
          </w:p>
          <w:p w14:paraId="08D22984" w14:textId="0E75EF8D" w:rsidR="00701D4F" w:rsidRPr="000371DD" w:rsidRDefault="0078057B" w:rsidP="00701D4F">
            <w:pPr>
              <w:jc w:val="center"/>
              <w:rPr>
                <w:rFonts w:ascii="Times New Roman" w:eastAsia="Calibri" w:hAnsi="Times New Roman"/>
                <w:i/>
                <w:color w:val="auto"/>
                <w:lang w:val="en-PH"/>
              </w:rPr>
            </w:pPr>
            <w:r>
              <w:rPr>
                <w:rFonts w:ascii="Times New Roman" w:eastAsia="Calibri" w:hAnsi="Times New Roman"/>
                <w:i/>
                <w:color w:val="auto"/>
                <w:lang w:val="en-PH"/>
              </w:rPr>
              <w:t>Position</w:t>
            </w:r>
          </w:p>
          <w:p w14:paraId="45D31D83" w14:textId="52788B07" w:rsidR="00042EB6" w:rsidRPr="00042EB6" w:rsidRDefault="00042EB6" w:rsidP="00FE4AD8">
            <w:pPr>
              <w:jc w:val="center"/>
              <w:rPr>
                <w:rFonts w:ascii="Times New Roman" w:eastAsia="Calibri" w:hAnsi="Times New Roman"/>
                <w:i/>
                <w:iCs/>
                <w:color w:val="auto"/>
                <w:lang w:val="en-PH"/>
              </w:rPr>
            </w:pPr>
          </w:p>
        </w:tc>
      </w:tr>
      <w:tr w:rsidR="00F83D5C" w:rsidRPr="006711CE" w14:paraId="348CED6A" w14:textId="77777777" w:rsidTr="00162C44">
        <w:trPr>
          <w:trHeight w:val="1386"/>
        </w:trPr>
        <w:tc>
          <w:tcPr>
            <w:tcW w:w="4675" w:type="dxa"/>
            <w:shd w:val="clear" w:color="auto" w:fill="auto"/>
          </w:tcPr>
          <w:p w14:paraId="76CB7682" w14:textId="77777777" w:rsidR="00F83D5C" w:rsidRPr="006711CE" w:rsidRDefault="00F83D5C" w:rsidP="00162C44">
            <w:pPr>
              <w:jc w:val="center"/>
              <w:rPr>
                <w:rFonts w:ascii="Times New Roman" w:eastAsia="Calibri" w:hAnsi="Times New Roman"/>
                <w:i/>
                <w:color w:val="auto"/>
                <w:lang w:val="en-PH"/>
              </w:rPr>
            </w:pPr>
          </w:p>
          <w:p w14:paraId="768E5A7A" w14:textId="623BBA70" w:rsidR="00F83D5C" w:rsidRPr="006711CE" w:rsidRDefault="00F83D5C" w:rsidP="00162C44">
            <w:pPr>
              <w:jc w:val="center"/>
              <w:rPr>
                <w:rFonts w:ascii="Times New Roman" w:eastAsia="Calibri" w:hAnsi="Times New Roman"/>
                <w:color w:val="auto"/>
                <w:lang w:val="en-PH"/>
              </w:rPr>
            </w:pPr>
          </w:p>
          <w:p w14:paraId="6A8DA4A7" w14:textId="44354907" w:rsidR="00F83D5C" w:rsidRPr="006711CE" w:rsidRDefault="00A2036A" w:rsidP="00A2036A">
            <w:pPr>
              <w:rPr>
                <w:rFonts w:ascii="Times New Roman" w:eastAsia="Calibri" w:hAnsi="Times New Roman"/>
                <w:i/>
                <w:iCs/>
                <w:color w:val="auto"/>
                <w:lang w:val="en-PH"/>
              </w:rPr>
            </w:pPr>
            <w:r w:rsidRPr="00A2036A">
              <w:rPr>
                <w:rFonts w:ascii="Times New Roman" w:eastAsia="Calibri" w:hAnsi="Times New Roman"/>
                <w:i/>
                <w:color w:val="auto"/>
                <w:lang w:val="en-PH"/>
              </w:rPr>
              <w:t xml:space="preserve"> </w:t>
            </w:r>
          </w:p>
        </w:tc>
        <w:tc>
          <w:tcPr>
            <w:tcW w:w="4675" w:type="dxa"/>
            <w:shd w:val="clear" w:color="auto" w:fill="auto"/>
          </w:tcPr>
          <w:p w14:paraId="56F29759" w14:textId="77777777" w:rsidR="00F83D5C" w:rsidRPr="00042EB6" w:rsidRDefault="00F83D5C" w:rsidP="00162C44">
            <w:pPr>
              <w:jc w:val="center"/>
              <w:rPr>
                <w:rFonts w:ascii="Times New Roman" w:eastAsia="Calibri" w:hAnsi="Times New Roman"/>
                <w:color w:val="auto"/>
                <w:lang w:val="en-PH"/>
              </w:rPr>
            </w:pPr>
          </w:p>
          <w:p w14:paraId="73780324" w14:textId="3914F77E" w:rsidR="00F83D5C" w:rsidRPr="00042EB6" w:rsidRDefault="00F83D5C" w:rsidP="00F83D5C">
            <w:pPr>
              <w:jc w:val="center"/>
              <w:rPr>
                <w:rFonts w:ascii="Times New Roman" w:eastAsia="Calibri" w:hAnsi="Times New Roman"/>
                <w:color w:val="auto"/>
                <w:lang w:val="en-PH"/>
              </w:rPr>
            </w:pPr>
          </w:p>
          <w:p w14:paraId="10B2C06E" w14:textId="6AC4B368" w:rsidR="00F83D5C" w:rsidRPr="00042EB6" w:rsidRDefault="00042EB6" w:rsidP="00F83D5C">
            <w:pPr>
              <w:jc w:val="center"/>
              <w:rPr>
                <w:rFonts w:ascii="Times New Roman" w:eastAsia="Calibri" w:hAnsi="Times New Roman"/>
                <w:i/>
                <w:iCs/>
                <w:color w:val="auto"/>
                <w:lang w:val="en-PH"/>
              </w:rPr>
            </w:pPr>
            <w:r w:rsidRPr="00042EB6">
              <w:rPr>
                <w:rFonts w:ascii="Times New Roman" w:hAnsi="Times New Roman"/>
                <w:b/>
                <w:bCs/>
                <w:color w:val="auto"/>
              </w:rPr>
              <w:br/>
            </w:r>
            <w:r w:rsidR="00F83D5C" w:rsidRPr="00042EB6">
              <w:rPr>
                <w:rFonts w:ascii="Times New Roman" w:hAnsi="Times New Roman"/>
                <w:i/>
                <w:iCs/>
                <w:color w:val="auto"/>
              </w:rPr>
              <w:t xml:space="preserve"> </w:t>
            </w:r>
          </w:p>
        </w:tc>
      </w:tr>
    </w:tbl>
    <w:p w14:paraId="2340F757" w14:textId="3318E840" w:rsidR="00F83D5C" w:rsidRPr="006711CE" w:rsidRDefault="00F83D5C" w:rsidP="00F83D5C">
      <w:pPr>
        <w:rPr>
          <w:rFonts w:ascii="Times New Roman" w:eastAsia="Calibri" w:hAnsi="Times New Roman"/>
          <w:color w:val="auto"/>
          <w:lang w:val="en-PH"/>
        </w:rPr>
      </w:pPr>
    </w:p>
    <w:tbl>
      <w:tblPr>
        <w:tblW w:w="0" w:type="auto"/>
        <w:tblLook w:val="04A0" w:firstRow="1" w:lastRow="0" w:firstColumn="1" w:lastColumn="0" w:noHBand="0" w:noVBand="1"/>
      </w:tblPr>
      <w:tblGrid>
        <w:gridCol w:w="4675"/>
        <w:gridCol w:w="4675"/>
      </w:tblGrid>
      <w:tr w:rsidR="00606093" w:rsidRPr="006711CE" w14:paraId="588297B8" w14:textId="77777777" w:rsidTr="00162C44">
        <w:trPr>
          <w:trHeight w:val="1386"/>
        </w:trPr>
        <w:tc>
          <w:tcPr>
            <w:tcW w:w="4675" w:type="dxa"/>
            <w:shd w:val="clear" w:color="auto" w:fill="auto"/>
          </w:tcPr>
          <w:p w14:paraId="4336495D" w14:textId="77777777" w:rsidR="00606093" w:rsidRPr="006711CE" w:rsidRDefault="00606093" w:rsidP="00162C44">
            <w:pPr>
              <w:jc w:val="center"/>
              <w:rPr>
                <w:rFonts w:ascii="Times New Roman" w:eastAsia="Calibri" w:hAnsi="Times New Roman"/>
                <w:i/>
                <w:color w:val="auto"/>
                <w:lang w:val="en-PH"/>
              </w:rPr>
            </w:pPr>
          </w:p>
          <w:p w14:paraId="63F26E08" w14:textId="19B55402" w:rsidR="00606093" w:rsidRPr="006711CE" w:rsidRDefault="00606093" w:rsidP="00606093">
            <w:pPr>
              <w:jc w:val="center"/>
              <w:rPr>
                <w:rFonts w:ascii="Times New Roman" w:eastAsia="Calibri" w:hAnsi="Times New Roman"/>
                <w:i/>
                <w:iCs/>
                <w:color w:val="auto"/>
                <w:lang w:val="en-PH"/>
              </w:rPr>
            </w:pPr>
          </w:p>
        </w:tc>
        <w:tc>
          <w:tcPr>
            <w:tcW w:w="4675" w:type="dxa"/>
            <w:shd w:val="clear" w:color="auto" w:fill="auto"/>
          </w:tcPr>
          <w:p w14:paraId="66741C25" w14:textId="77777777" w:rsidR="00606093" w:rsidRPr="006711CE" w:rsidRDefault="00606093" w:rsidP="00F83D5C">
            <w:pPr>
              <w:rPr>
                <w:rFonts w:ascii="Times New Roman" w:eastAsia="Calibri" w:hAnsi="Times New Roman"/>
                <w:color w:val="auto"/>
                <w:lang w:val="en-PH"/>
              </w:rPr>
            </w:pPr>
          </w:p>
          <w:p w14:paraId="0E11B612" w14:textId="32207FEF" w:rsidR="00606093" w:rsidRPr="006711CE" w:rsidRDefault="00606093" w:rsidP="00FA68E4">
            <w:pPr>
              <w:jc w:val="center"/>
              <w:rPr>
                <w:rFonts w:ascii="Times New Roman" w:eastAsia="Calibri" w:hAnsi="Times New Roman"/>
                <w:i/>
                <w:iCs/>
                <w:color w:val="auto"/>
                <w:lang w:val="en-PH"/>
              </w:rPr>
            </w:pPr>
          </w:p>
        </w:tc>
      </w:tr>
    </w:tbl>
    <w:p w14:paraId="43F6357F" w14:textId="77777777" w:rsidR="00732D54" w:rsidRPr="006711CE" w:rsidRDefault="00732D54" w:rsidP="00732D54">
      <w:pPr>
        <w:jc w:val="both"/>
        <w:rPr>
          <w:rFonts w:ascii="Times New Roman" w:eastAsia="Calibri" w:hAnsi="Times New Roman"/>
          <w:color w:val="auto"/>
          <w:lang w:val="en-PH"/>
        </w:rPr>
      </w:pPr>
    </w:p>
    <w:tbl>
      <w:tblPr>
        <w:tblW w:w="0" w:type="auto"/>
        <w:tblLook w:val="04A0" w:firstRow="1" w:lastRow="0" w:firstColumn="1" w:lastColumn="0" w:noHBand="0" w:noVBand="1"/>
      </w:tblPr>
      <w:tblGrid>
        <w:gridCol w:w="4675"/>
        <w:gridCol w:w="4675"/>
      </w:tblGrid>
      <w:tr w:rsidR="00732D54" w:rsidRPr="006711CE" w14:paraId="2B5A936E" w14:textId="77777777" w:rsidTr="00B97BDD">
        <w:trPr>
          <w:trHeight w:val="1386"/>
        </w:trPr>
        <w:tc>
          <w:tcPr>
            <w:tcW w:w="4675" w:type="dxa"/>
            <w:shd w:val="clear" w:color="auto" w:fill="auto"/>
          </w:tcPr>
          <w:p w14:paraId="576F23CD" w14:textId="4AB410FC" w:rsidR="00732D54" w:rsidRPr="006711CE" w:rsidRDefault="00732D54" w:rsidP="00732D54">
            <w:pPr>
              <w:jc w:val="center"/>
              <w:rPr>
                <w:rFonts w:ascii="Times New Roman" w:eastAsia="Calibri" w:hAnsi="Times New Roman"/>
                <w:i/>
                <w:color w:val="auto"/>
                <w:lang w:val="en-PH"/>
              </w:rPr>
            </w:pPr>
          </w:p>
          <w:p w14:paraId="47E3CB06" w14:textId="77777777" w:rsidR="00732D54" w:rsidRDefault="00732D54" w:rsidP="006711CE">
            <w:pPr>
              <w:jc w:val="center"/>
              <w:rPr>
                <w:rFonts w:ascii="Times New Roman" w:eastAsia="Calibri" w:hAnsi="Times New Roman"/>
                <w:i/>
                <w:color w:val="auto"/>
                <w:lang w:val="en-PH"/>
              </w:rPr>
            </w:pPr>
          </w:p>
          <w:p w14:paraId="53A9370C" w14:textId="77777777" w:rsidR="009272A3" w:rsidRDefault="009272A3" w:rsidP="00125C80">
            <w:pPr>
              <w:rPr>
                <w:rFonts w:ascii="Times New Roman" w:eastAsia="Calibri" w:hAnsi="Times New Roman"/>
                <w:i/>
                <w:color w:val="auto"/>
                <w:lang w:val="en-PH"/>
              </w:rPr>
            </w:pPr>
          </w:p>
          <w:p w14:paraId="4408E19C" w14:textId="77777777" w:rsidR="00D67215" w:rsidRDefault="00D67215" w:rsidP="00125C80">
            <w:pPr>
              <w:rPr>
                <w:rFonts w:ascii="Times New Roman" w:eastAsia="Calibri" w:hAnsi="Times New Roman"/>
                <w:i/>
                <w:color w:val="auto"/>
                <w:lang w:val="en-PH"/>
              </w:rPr>
            </w:pPr>
          </w:p>
          <w:p w14:paraId="3228D52C" w14:textId="77777777" w:rsidR="00D67215" w:rsidRDefault="00D67215" w:rsidP="00125C80">
            <w:pPr>
              <w:rPr>
                <w:rFonts w:ascii="Times New Roman" w:eastAsia="Calibri" w:hAnsi="Times New Roman"/>
                <w:i/>
                <w:color w:val="auto"/>
                <w:lang w:val="en-PH"/>
              </w:rPr>
            </w:pPr>
          </w:p>
          <w:p w14:paraId="472D307F" w14:textId="77777777" w:rsidR="00D67215" w:rsidRDefault="00D67215" w:rsidP="00125C80">
            <w:pPr>
              <w:rPr>
                <w:rFonts w:ascii="Times New Roman" w:eastAsia="Calibri" w:hAnsi="Times New Roman"/>
                <w:i/>
                <w:color w:val="auto"/>
                <w:lang w:val="en-PH"/>
              </w:rPr>
            </w:pPr>
          </w:p>
          <w:p w14:paraId="3F150122" w14:textId="77777777" w:rsidR="00D67215" w:rsidRDefault="00D67215" w:rsidP="00125C80">
            <w:pPr>
              <w:rPr>
                <w:rFonts w:ascii="Times New Roman" w:eastAsia="Calibri" w:hAnsi="Times New Roman"/>
                <w:i/>
                <w:color w:val="auto"/>
                <w:lang w:val="en-PH"/>
              </w:rPr>
            </w:pPr>
          </w:p>
          <w:p w14:paraId="60C5F33B" w14:textId="77777777" w:rsidR="00D67215" w:rsidRDefault="00D67215" w:rsidP="00125C80">
            <w:pPr>
              <w:rPr>
                <w:rFonts w:ascii="Times New Roman" w:eastAsia="Calibri" w:hAnsi="Times New Roman"/>
                <w:i/>
                <w:color w:val="auto"/>
                <w:lang w:val="en-PH"/>
              </w:rPr>
            </w:pPr>
          </w:p>
          <w:p w14:paraId="1C35EBDF" w14:textId="77777777" w:rsidR="00D67215" w:rsidRDefault="00D67215" w:rsidP="00125C80">
            <w:pPr>
              <w:rPr>
                <w:rFonts w:ascii="Times New Roman" w:eastAsia="Calibri" w:hAnsi="Times New Roman"/>
                <w:i/>
                <w:color w:val="auto"/>
                <w:lang w:val="en-PH"/>
              </w:rPr>
            </w:pPr>
          </w:p>
          <w:p w14:paraId="21B241D6" w14:textId="77777777" w:rsidR="00D67215" w:rsidRDefault="00D67215" w:rsidP="00125C80">
            <w:pPr>
              <w:rPr>
                <w:rFonts w:ascii="Times New Roman" w:eastAsia="Calibri" w:hAnsi="Times New Roman"/>
                <w:i/>
                <w:color w:val="auto"/>
                <w:lang w:val="en-PH"/>
              </w:rPr>
            </w:pPr>
          </w:p>
          <w:p w14:paraId="30ECE8F6" w14:textId="77777777" w:rsidR="00D67215" w:rsidRDefault="00D67215" w:rsidP="00125C80">
            <w:pPr>
              <w:rPr>
                <w:rFonts w:ascii="Times New Roman" w:eastAsia="Calibri" w:hAnsi="Times New Roman"/>
                <w:i/>
                <w:color w:val="auto"/>
                <w:lang w:val="en-PH"/>
              </w:rPr>
            </w:pPr>
          </w:p>
          <w:p w14:paraId="0F01ACB7" w14:textId="1476B7F0" w:rsidR="00D67215" w:rsidRPr="006711CE" w:rsidRDefault="00D67215" w:rsidP="00125C80">
            <w:pPr>
              <w:rPr>
                <w:rFonts w:ascii="Times New Roman" w:eastAsia="Calibri" w:hAnsi="Times New Roman"/>
                <w:i/>
                <w:color w:val="auto"/>
                <w:lang w:val="en-PH"/>
              </w:rPr>
            </w:pPr>
          </w:p>
        </w:tc>
        <w:tc>
          <w:tcPr>
            <w:tcW w:w="4675" w:type="dxa"/>
            <w:shd w:val="clear" w:color="auto" w:fill="auto"/>
          </w:tcPr>
          <w:p w14:paraId="1285A012" w14:textId="50AC8407" w:rsidR="00D67215" w:rsidRPr="006711CE" w:rsidRDefault="00D67215" w:rsidP="008B7DE4">
            <w:pPr>
              <w:jc w:val="center"/>
              <w:rPr>
                <w:rFonts w:ascii="Times New Roman" w:eastAsia="Calibri" w:hAnsi="Times New Roman"/>
                <w:i/>
                <w:iCs/>
                <w:color w:val="auto"/>
                <w:lang w:val="en-PH"/>
              </w:rPr>
            </w:pPr>
          </w:p>
        </w:tc>
      </w:tr>
    </w:tbl>
    <w:p w14:paraId="5423BA48" w14:textId="6D26FDEE" w:rsidR="00732D54" w:rsidRDefault="00732D54" w:rsidP="00125C80">
      <w:pPr>
        <w:jc w:val="center"/>
        <w:rPr>
          <w:rFonts w:ascii="Times New Roman" w:eastAsia="Calibri" w:hAnsi="Times New Roman"/>
          <w:b/>
          <w:color w:val="auto"/>
          <w:lang w:val="en-PH"/>
        </w:rPr>
      </w:pPr>
      <w:r w:rsidRPr="006711CE">
        <w:rPr>
          <w:rFonts w:ascii="Times New Roman" w:eastAsia="Calibri" w:hAnsi="Times New Roman"/>
          <w:b/>
          <w:color w:val="auto"/>
          <w:lang w:val="en-PH"/>
        </w:rPr>
        <w:t>ACKNOWLEDGMENT</w:t>
      </w:r>
    </w:p>
    <w:p w14:paraId="16B21641" w14:textId="77777777" w:rsidR="006711CE" w:rsidRPr="006711CE" w:rsidRDefault="006711CE" w:rsidP="006711CE">
      <w:pPr>
        <w:jc w:val="center"/>
        <w:rPr>
          <w:rFonts w:ascii="Times New Roman" w:eastAsia="Calibri" w:hAnsi="Times New Roman"/>
          <w:b/>
          <w:color w:val="auto"/>
          <w:lang w:val="en-PH"/>
        </w:rPr>
      </w:pPr>
    </w:p>
    <w:p w14:paraId="79AE50F7" w14:textId="77777777"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Republic of the Philippines)</w:t>
      </w:r>
    </w:p>
    <w:p w14:paraId="2F651AC1" w14:textId="5655B09B"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City of ____________</w:t>
      </w:r>
      <w:r w:rsidR="00E62FE9" w:rsidRPr="006711CE">
        <w:rPr>
          <w:rFonts w:ascii="Times New Roman" w:eastAsia="Calibri" w:hAnsi="Times New Roman"/>
          <w:color w:val="auto"/>
          <w:lang w:val="en-PH"/>
        </w:rPr>
        <w:t>___</w:t>
      </w:r>
      <w:r w:rsidRPr="006711CE">
        <w:rPr>
          <w:rFonts w:ascii="Times New Roman" w:eastAsia="Calibri" w:hAnsi="Times New Roman"/>
          <w:color w:val="auto"/>
          <w:lang w:val="en-PH"/>
        </w:rPr>
        <w:t>) S.S.</w:t>
      </w:r>
    </w:p>
    <w:p w14:paraId="54C01DE0" w14:textId="77777777" w:rsidR="00732D54" w:rsidRPr="006711CE" w:rsidRDefault="00732D54" w:rsidP="00732D54">
      <w:pPr>
        <w:jc w:val="both"/>
        <w:rPr>
          <w:rFonts w:ascii="Times New Roman" w:eastAsia="Calibri" w:hAnsi="Times New Roman"/>
          <w:color w:val="auto"/>
          <w:lang w:val="en-PH"/>
        </w:rPr>
      </w:pPr>
    </w:p>
    <w:p w14:paraId="69470A51" w14:textId="77777777"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ab/>
      </w:r>
      <w:r w:rsidRPr="006711CE">
        <w:rPr>
          <w:rFonts w:ascii="Times New Roman" w:eastAsia="Calibri" w:hAnsi="Times New Roman"/>
          <w:b/>
          <w:color w:val="auto"/>
          <w:lang w:val="en-PH"/>
        </w:rPr>
        <w:t>BEFORE ME</w:t>
      </w:r>
      <w:r w:rsidRPr="006711CE">
        <w:rPr>
          <w:rFonts w:ascii="Times New Roman" w:eastAsia="Calibri" w:hAnsi="Times New Roman"/>
          <w:color w:val="auto"/>
          <w:lang w:val="en-PH"/>
        </w:rPr>
        <w:t>, a Notary Public, for and in the City of _______________, this _____day of _______, 20___, personally appeared:</w:t>
      </w:r>
    </w:p>
    <w:p w14:paraId="6563AD80" w14:textId="77777777" w:rsidR="00732D54" w:rsidRPr="006711CE" w:rsidRDefault="00732D54" w:rsidP="00732D54">
      <w:pPr>
        <w:jc w:val="both"/>
        <w:rPr>
          <w:rFonts w:ascii="Times New Roman" w:eastAsia="Calibri" w:hAnsi="Times New Roman"/>
          <w:color w:val="auto"/>
          <w:lang w:val="en-PH"/>
        </w:rPr>
      </w:pPr>
    </w:p>
    <w:tbl>
      <w:tblPr>
        <w:tblW w:w="9470" w:type="dxa"/>
        <w:tblLook w:val="04A0" w:firstRow="1" w:lastRow="0" w:firstColumn="1" w:lastColumn="0" w:noHBand="0" w:noVBand="1"/>
      </w:tblPr>
      <w:tblGrid>
        <w:gridCol w:w="3051"/>
        <w:gridCol w:w="3203"/>
        <w:gridCol w:w="3216"/>
      </w:tblGrid>
      <w:tr w:rsidR="00732D54" w:rsidRPr="006711CE" w14:paraId="519D8979" w14:textId="77777777" w:rsidTr="00B97BDD">
        <w:trPr>
          <w:trHeight w:val="241"/>
        </w:trPr>
        <w:tc>
          <w:tcPr>
            <w:tcW w:w="3240" w:type="dxa"/>
            <w:shd w:val="clear" w:color="auto" w:fill="auto"/>
          </w:tcPr>
          <w:p w14:paraId="3C03ECCE" w14:textId="77777777" w:rsidR="00732D54" w:rsidRPr="006711CE" w:rsidRDefault="00732D54" w:rsidP="00732D54">
            <w:pPr>
              <w:rPr>
                <w:rFonts w:ascii="Times New Roman" w:eastAsia="Calibri" w:hAnsi="Times New Roman"/>
                <w:b/>
                <w:color w:val="auto"/>
              </w:rPr>
            </w:pPr>
          </w:p>
        </w:tc>
        <w:tc>
          <w:tcPr>
            <w:tcW w:w="3233" w:type="dxa"/>
            <w:shd w:val="clear" w:color="auto" w:fill="auto"/>
          </w:tcPr>
          <w:p w14:paraId="7DA0647D" w14:textId="4BFEE13F" w:rsidR="00732D54" w:rsidRPr="006711CE" w:rsidRDefault="00732D54" w:rsidP="00B97BDD">
            <w:pPr>
              <w:tabs>
                <w:tab w:val="left" w:pos="27"/>
              </w:tabs>
              <w:ind w:right="-150"/>
              <w:jc w:val="center"/>
              <w:rPr>
                <w:rFonts w:ascii="Times New Roman" w:eastAsia="Calibri" w:hAnsi="Times New Roman"/>
                <w:b/>
                <w:color w:val="auto"/>
                <w:lang w:val="en-PH"/>
              </w:rPr>
            </w:pPr>
            <w:r w:rsidRPr="006711CE">
              <w:rPr>
                <w:rFonts w:ascii="Times New Roman" w:eastAsia="Calibri" w:hAnsi="Times New Roman"/>
                <w:color w:val="auto"/>
                <w:lang w:val="en-PH"/>
              </w:rPr>
              <w:t>Valid Proof of Identity</w:t>
            </w:r>
          </w:p>
        </w:tc>
        <w:tc>
          <w:tcPr>
            <w:tcW w:w="2997" w:type="dxa"/>
            <w:shd w:val="clear" w:color="auto" w:fill="auto"/>
          </w:tcPr>
          <w:p w14:paraId="0D3BFE75" w14:textId="7797BF2D" w:rsidR="00732D54" w:rsidRPr="006711CE" w:rsidRDefault="00732D54" w:rsidP="00B97BDD">
            <w:pPr>
              <w:tabs>
                <w:tab w:val="left" w:pos="0"/>
                <w:tab w:val="left" w:pos="2767"/>
              </w:tabs>
              <w:jc w:val="center"/>
              <w:rPr>
                <w:rFonts w:ascii="Times New Roman" w:eastAsia="Calibri" w:hAnsi="Times New Roman"/>
                <w:b/>
                <w:color w:val="auto"/>
                <w:lang w:val="en-PH"/>
              </w:rPr>
            </w:pPr>
            <w:r w:rsidRPr="006711CE">
              <w:rPr>
                <w:rFonts w:ascii="Times New Roman" w:eastAsia="Calibri" w:hAnsi="Times New Roman"/>
                <w:color w:val="auto"/>
                <w:lang w:val="en-PH"/>
              </w:rPr>
              <w:t>Issued at/on</w:t>
            </w:r>
          </w:p>
        </w:tc>
      </w:tr>
      <w:tr w:rsidR="00732D54" w:rsidRPr="006711CE" w14:paraId="299D9820" w14:textId="77777777" w:rsidTr="00B97BDD">
        <w:trPr>
          <w:trHeight w:val="1496"/>
        </w:trPr>
        <w:tc>
          <w:tcPr>
            <w:tcW w:w="3240" w:type="dxa"/>
            <w:shd w:val="clear" w:color="auto" w:fill="auto"/>
          </w:tcPr>
          <w:p w14:paraId="11D44623" w14:textId="77777777" w:rsidR="00314FDD" w:rsidRPr="009007C9" w:rsidRDefault="00314FDD" w:rsidP="00732D54">
            <w:pPr>
              <w:rPr>
                <w:rFonts w:ascii="Times New Roman" w:eastAsia="Calibri" w:hAnsi="Times New Roman"/>
                <w:b/>
                <w:color w:val="auto"/>
                <w:lang w:val="pt-BR"/>
              </w:rPr>
            </w:pPr>
          </w:p>
          <w:p w14:paraId="5F017A97" w14:textId="77777777" w:rsidR="00B97BDD" w:rsidRPr="009007C9" w:rsidRDefault="00B97BDD" w:rsidP="00732D54">
            <w:pPr>
              <w:rPr>
                <w:rFonts w:ascii="Times New Roman" w:eastAsia="Calibri" w:hAnsi="Times New Roman"/>
                <w:b/>
                <w:color w:val="auto"/>
                <w:lang w:val="pt-BR"/>
              </w:rPr>
            </w:pPr>
          </w:p>
          <w:p w14:paraId="19B1FBE5" w14:textId="1FA60797" w:rsidR="0005335A" w:rsidRPr="009007C9" w:rsidRDefault="0005335A" w:rsidP="0005335A">
            <w:pPr>
              <w:rPr>
                <w:rFonts w:ascii="Times New Roman" w:eastAsia="Calibri" w:hAnsi="Times New Roman"/>
                <w:b/>
                <w:bCs/>
                <w:color w:val="auto"/>
                <w:lang w:val="pt-BR"/>
              </w:rPr>
            </w:pPr>
            <w:r w:rsidRPr="009007C9">
              <w:rPr>
                <w:rFonts w:ascii="Times New Roman" w:eastAsia="Calibri" w:hAnsi="Times New Roman"/>
                <w:b/>
                <w:bCs/>
                <w:color w:val="auto"/>
                <w:lang w:val="pt-BR"/>
              </w:rPr>
              <w:t xml:space="preserve">DR. </w:t>
            </w:r>
            <w:r w:rsidR="0029614F">
              <w:rPr>
                <w:rFonts w:ascii="Times New Roman" w:eastAsia="Calibri" w:hAnsi="Times New Roman"/>
                <w:b/>
                <w:bCs/>
                <w:color w:val="auto"/>
                <w:lang w:val="pt-BR"/>
              </w:rPr>
              <w:t>MANUEL M. MUHI</w:t>
            </w:r>
          </w:p>
          <w:p w14:paraId="224CB054" w14:textId="3D8DD8AF" w:rsidR="00314FDD" w:rsidRPr="009007C9" w:rsidRDefault="0078057B" w:rsidP="00732D54">
            <w:pPr>
              <w:rPr>
                <w:rFonts w:ascii="Times New Roman" w:eastAsia="Calibri" w:hAnsi="Times New Roman"/>
                <w:b/>
                <w:color w:val="auto"/>
                <w:lang w:val="pt-BR"/>
              </w:rPr>
            </w:pPr>
            <w:r>
              <w:rPr>
                <w:rFonts w:ascii="Times New Roman" w:eastAsia="Calibri" w:hAnsi="Times New Roman"/>
                <w:b/>
                <w:color w:val="auto"/>
                <w:lang w:val="pt-BR"/>
              </w:rPr>
              <w:t>DR.</w:t>
            </w:r>
            <w:r w:rsidR="00F97FC2">
              <w:rPr>
                <w:rFonts w:ascii="Times New Roman" w:eastAsia="Calibri" w:hAnsi="Times New Roman"/>
                <w:b/>
                <w:color w:val="auto"/>
                <w:lang w:val="pt-BR"/>
              </w:rPr>
              <w:t xml:space="preserve"> __________________</w:t>
            </w:r>
          </w:p>
          <w:p w14:paraId="283C4704" w14:textId="203F8BF1" w:rsidR="00732D54" w:rsidRPr="009007C9" w:rsidRDefault="00732D54" w:rsidP="009272A3">
            <w:pPr>
              <w:rPr>
                <w:rFonts w:ascii="Times New Roman" w:eastAsia="Calibri" w:hAnsi="Times New Roman"/>
                <w:b/>
                <w:color w:val="auto"/>
                <w:lang w:val="pt-BR"/>
              </w:rPr>
            </w:pPr>
          </w:p>
        </w:tc>
        <w:tc>
          <w:tcPr>
            <w:tcW w:w="3233" w:type="dxa"/>
            <w:shd w:val="clear" w:color="auto" w:fill="auto"/>
          </w:tcPr>
          <w:p w14:paraId="2B7D31C8" w14:textId="77777777" w:rsidR="00732D54" w:rsidRPr="009007C9" w:rsidRDefault="00732D54" w:rsidP="00732D54">
            <w:pPr>
              <w:jc w:val="center"/>
              <w:rPr>
                <w:rFonts w:ascii="Times New Roman" w:eastAsia="Calibri" w:hAnsi="Times New Roman"/>
                <w:b/>
                <w:color w:val="auto"/>
                <w:lang w:val="pt-BR"/>
              </w:rPr>
            </w:pPr>
          </w:p>
          <w:p w14:paraId="0502A2F5" w14:textId="164BC9B8" w:rsidR="00732D54" w:rsidRPr="006711CE" w:rsidRDefault="00E62FE9" w:rsidP="00B97BDD">
            <w:pPr>
              <w:jc w:val="center"/>
              <w:rPr>
                <w:rFonts w:ascii="Times New Roman" w:eastAsia="Calibri" w:hAnsi="Times New Roman"/>
                <w:b/>
                <w:color w:val="auto"/>
                <w:lang w:val="en-PH"/>
              </w:rPr>
            </w:pPr>
            <w:r w:rsidRPr="009007C9">
              <w:rPr>
                <w:rFonts w:ascii="Times New Roman" w:eastAsia="Calibri" w:hAnsi="Times New Roman"/>
                <w:b/>
                <w:color w:val="auto"/>
                <w:lang w:val="pt-BR"/>
              </w:rPr>
              <w:t xml:space="preserve">                           </w:t>
            </w:r>
            <w:r w:rsidR="00732D54" w:rsidRPr="006711CE">
              <w:rPr>
                <w:rFonts w:ascii="Times New Roman" w:eastAsia="Calibri" w:hAnsi="Times New Roman"/>
                <w:b/>
                <w:color w:val="auto"/>
                <w:lang w:val="en-PH"/>
              </w:rPr>
              <w:t>________________________</w:t>
            </w:r>
          </w:p>
          <w:p w14:paraId="28D4B565" w14:textId="77777777" w:rsidR="00314FDD" w:rsidRPr="006711CE" w:rsidRDefault="00314FDD" w:rsidP="00732D54">
            <w:pPr>
              <w:jc w:val="center"/>
              <w:rPr>
                <w:rFonts w:ascii="Times New Roman" w:eastAsia="Calibri" w:hAnsi="Times New Roman"/>
                <w:b/>
                <w:color w:val="auto"/>
                <w:lang w:val="en-PH"/>
              </w:rPr>
            </w:pPr>
          </w:p>
          <w:p w14:paraId="07CD3F12" w14:textId="77777777" w:rsidR="00E62F60" w:rsidRPr="006711CE" w:rsidRDefault="00E62F60" w:rsidP="00E62F60">
            <w:pPr>
              <w:jc w:val="center"/>
              <w:rPr>
                <w:rFonts w:ascii="Times New Roman" w:eastAsia="Calibri" w:hAnsi="Times New Roman"/>
                <w:b/>
                <w:color w:val="auto"/>
                <w:lang w:val="en-PH"/>
              </w:rPr>
            </w:pPr>
            <w:r w:rsidRPr="006711CE">
              <w:rPr>
                <w:rFonts w:ascii="Times New Roman" w:eastAsia="Calibri" w:hAnsi="Times New Roman"/>
                <w:b/>
                <w:color w:val="auto"/>
                <w:lang w:val="en-PH"/>
              </w:rPr>
              <w:t>________________________</w:t>
            </w:r>
          </w:p>
          <w:p w14:paraId="7CEB8A83" w14:textId="1C43740D" w:rsidR="00314FDD" w:rsidRPr="006711CE" w:rsidRDefault="00314FDD" w:rsidP="00732D54">
            <w:pPr>
              <w:jc w:val="center"/>
              <w:rPr>
                <w:rFonts w:ascii="Times New Roman" w:eastAsia="Calibri" w:hAnsi="Times New Roman"/>
                <w:b/>
                <w:color w:val="auto"/>
                <w:lang w:val="en-PH"/>
              </w:rPr>
            </w:pPr>
          </w:p>
        </w:tc>
        <w:tc>
          <w:tcPr>
            <w:tcW w:w="2997" w:type="dxa"/>
            <w:shd w:val="clear" w:color="auto" w:fill="auto"/>
          </w:tcPr>
          <w:p w14:paraId="6AC43C69" w14:textId="77777777" w:rsidR="00E62F60" w:rsidRPr="006711CE" w:rsidRDefault="00E62F60" w:rsidP="00314FDD">
            <w:pPr>
              <w:rPr>
                <w:rFonts w:ascii="Times New Roman" w:eastAsia="Calibri" w:hAnsi="Times New Roman"/>
                <w:b/>
                <w:color w:val="auto"/>
                <w:lang w:val="en-PH"/>
              </w:rPr>
            </w:pPr>
          </w:p>
          <w:p w14:paraId="2433B52D" w14:textId="77777777" w:rsidR="00E62FE9" w:rsidRPr="006711CE" w:rsidRDefault="00E62FE9" w:rsidP="00314FDD">
            <w:pPr>
              <w:rPr>
                <w:rFonts w:ascii="Times New Roman" w:eastAsia="Calibri" w:hAnsi="Times New Roman"/>
                <w:b/>
                <w:color w:val="auto"/>
                <w:lang w:val="en-PH"/>
              </w:rPr>
            </w:pPr>
          </w:p>
          <w:p w14:paraId="6355DA65" w14:textId="7B9813A7" w:rsidR="00E62F60" w:rsidRPr="006711CE" w:rsidRDefault="00E62F60" w:rsidP="00314FDD">
            <w:pPr>
              <w:rPr>
                <w:rFonts w:ascii="Times New Roman" w:eastAsia="Calibri" w:hAnsi="Times New Roman"/>
                <w:b/>
                <w:color w:val="auto"/>
                <w:lang w:val="en-PH"/>
              </w:rPr>
            </w:pPr>
            <w:r w:rsidRPr="006711CE">
              <w:rPr>
                <w:rFonts w:ascii="Times New Roman" w:eastAsia="Calibri" w:hAnsi="Times New Roman"/>
                <w:b/>
                <w:color w:val="auto"/>
                <w:lang w:val="en-PH"/>
              </w:rPr>
              <w:t>________________________</w:t>
            </w:r>
            <w:r w:rsidR="00E62FE9" w:rsidRPr="006711CE">
              <w:rPr>
                <w:rFonts w:ascii="Times New Roman" w:eastAsia="Calibri" w:hAnsi="Times New Roman"/>
                <w:b/>
                <w:color w:val="auto"/>
                <w:lang w:val="en-PH"/>
              </w:rPr>
              <w:t>_</w:t>
            </w:r>
          </w:p>
          <w:p w14:paraId="589765FD" w14:textId="77777777" w:rsidR="00E62F60" w:rsidRPr="006711CE" w:rsidRDefault="00E62F60" w:rsidP="00314FDD">
            <w:pPr>
              <w:rPr>
                <w:rFonts w:ascii="Times New Roman" w:eastAsia="Calibri" w:hAnsi="Times New Roman"/>
                <w:b/>
                <w:color w:val="auto"/>
                <w:lang w:val="en-PH"/>
              </w:rPr>
            </w:pPr>
          </w:p>
          <w:p w14:paraId="43308396" w14:textId="6EBA4939" w:rsidR="00E62F60" w:rsidRPr="006711CE" w:rsidRDefault="00E62FE9" w:rsidP="00E62F60">
            <w:pPr>
              <w:jc w:val="center"/>
              <w:rPr>
                <w:rFonts w:ascii="Times New Roman" w:eastAsia="Calibri" w:hAnsi="Times New Roman"/>
                <w:b/>
                <w:color w:val="auto"/>
                <w:lang w:val="en-PH"/>
              </w:rPr>
            </w:pPr>
            <w:r w:rsidRPr="006711CE">
              <w:rPr>
                <w:rFonts w:ascii="Times New Roman" w:eastAsia="Calibri" w:hAnsi="Times New Roman"/>
                <w:b/>
                <w:color w:val="auto"/>
                <w:lang w:val="en-PH"/>
              </w:rPr>
              <w:t>_</w:t>
            </w:r>
            <w:r w:rsidR="00E62F60" w:rsidRPr="006711CE">
              <w:rPr>
                <w:rFonts w:ascii="Times New Roman" w:eastAsia="Calibri" w:hAnsi="Times New Roman"/>
                <w:b/>
                <w:color w:val="auto"/>
                <w:lang w:val="en-PH"/>
              </w:rPr>
              <w:t>________________________</w:t>
            </w:r>
          </w:p>
          <w:p w14:paraId="3D52B95A" w14:textId="2B46DCF5" w:rsidR="00E62F60" w:rsidRPr="006711CE" w:rsidRDefault="00E62F60" w:rsidP="00314FDD">
            <w:pPr>
              <w:rPr>
                <w:rFonts w:ascii="Times New Roman" w:eastAsia="Calibri" w:hAnsi="Times New Roman"/>
                <w:b/>
                <w:color w:val="auto"/>
                <w:lang w:val="en-PH"/>
              </w:rPr>
            </w:pPr>
          </w:p>
        </w:tc>
      </w:tr>
    </w:tbl>
    <w:p w14:paraId="39C5FE71" w14:textId="4DA526AB"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known to me to be the same persons who executed this instrument and acknowledged the same to me as their free and voluntary act and deed, and of the entities they respectively represent.</w:t>
      </w:r>
    </w:p>
    <w:p w14:paraId="7BBEFA0E" w14:textId="77777777" w:rsidR="00732D54" w:rsidRPr="006711CE" w:rsidRDefault="00732D54" w:rsidP="00732D54">
      <w:pPr>
        <w:ind w:right="720"/>
        <w:jc w:val="both"/>
        <w:rPr>
          <w:rFonts w:ascii="Times New Roman" w:eastAsia="Calibri" w:hAnsi="Times New Roman"/>
          <w:color w:val="auto"/>
          <w:lang w:val="en-PH"/>
        </w:rPr>
      </w:pPr>
    </w:p>
    <w:p w14:paraId="688BF673" w14:textId="6156E266"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This document consists of</w:t>
      </w:r>
      <w:r w:rsidR="00DE5C7B">
        <w:rPr>
          <w:rFonts w:ascii="Times New Roman" w:eastAsia="Calibri" w:hAnsi="Times New Roman"/>
          <w:color w:val="auto"/>
          <w:lang w:val="en-PH"/>
        </w:rPr>
        <w:t xml:space="preserve"> six </w:t>
      </w:r>
      <w:r w:rsidRPr="006711CE">
        <w:rPr>
          <w:rFonts w:ascii="Times New Roman" w:eastAsia="Calibri" w:hAnsi="Times New Roman"/>
          <w:color w:val="auto"/>
          <w:lang w:val="en-PH"/>
        </w:rPr>
        <w:t>(</w:t>
      </w:r>
      <w:r w:rsidR="006711CE">
        <w:rPr>
          <w:rFonts w:ascii="Times New Roman" w:eastAsia="Calibri" w:hAnsi="Times New Roman"/>
          <w:color w:val="auto"/>
          <w:lang w:val="en-PH"/>
        </w:rPr>
        <w:t>6</w:t>
      </w:r>
      <w:r w:rsidRPr="006711CE">
        <w:rPr>
          <w:rFonts w:ascii="Times New Roman" w:eastAsia="Calibri" w:hAnsi="Times New Roman"/>
          <w:color w:val="auto"/>
          <w:lang w:val="en-PH"/>
        </w:rPr>
        <w:t>) pages including the page where this Acknowledgment is written, and the parties signed at the left margin of each and every page hereof.</w:t>
      </w:r>
    </w:p>
    <w:p w14:paraId="5C7A9449" w14:textId="77777777" w:rsidR="00732D54" w:rsidRPr="006711CE" w:rsidRDefault="00732D54" w:rsidP="00732D54">
      <w:pPr>
        <w:ind w:right="720"/>
        <w:jc w:val="both"/>
        <w:rPr>
          <w:rFonts w:ascii="Times New Roman" w:eastAsia="Calibri" w:hAnsi="Times New Roman"/>
          <w:color w:val="auto"/>
          <w:lang w:val="en-PH"/>
        </w:rPr>
      </w:pPr>
    </w:p>
    <w:p w14:paraId="65978DAF" w14:textId="77777777" w:rsidR="00732D54" w:rsidRPr="006711CE" w:rsidRDefault="00732D54" w:rsidP="00732D54">
      <w:pPr>
        <w:jc w:val="both"/>
        <w:rPr>
          <w:rFonts w:ascii="Times New Roman" w:eastAsia="Calibri" w:hAnsi="Times New Roman"/>
          <w:color w:val="auto"/>
          <w:lang w:val="en-PH"/>
        </w:rPr>
      </w:pPr>
      <w:r w:rsidRPr="006711CE">
        <w:rPr>
          <w:rFonts w:ascii="Times New Roman" w:eastAsia="Calibri" w:hAnsi="Times New Roman"/>
          <w:color w:val="auto"/>
          <w:lang w:val="en-PH"/>
        </w:rPr>
        <w:tab/>
      </w:r>
      <w:r w:rsidRPr="006711CE">
        <w:rPr>
          <w:rFonts w:ascii="Times New Roman" w:eastAsia="Calibri" w:hAnsi="Times New Roman"/>
          <w:b/>
          <w:color w:val="auto"/>
          <w:lang w:val="en-PH"/>
        </w:rPr>
        <w:t xml:space="preserve">WITNESS MY HAND AND SEAL </w:t>
      </w:r>
      <w:r w:rsidRPr="006711CE">
        <w:rPr>
          <w:rFonts w:ascii="Times New Roman" w:eastAsia="Calibri" w:hAnsi="Times New Roman"/>
          <w:color w:val="auto"/>
          <w:lang w:val="en-PH"/>
        </w:rPr>
        <w:t>on the place and date first above written.</w:t>
      </w:r>
    </w:p>
    <w:p w14:paraId="057351BE" w14:textId="77777777" w:rsidR="000D1D83" w:rsidRPr="006711CE" w:rsidRDefault="000D1D83" w:rsidP="00732D54">
      <w:pPr>
        <w:jc w:val="both"/>
        <w:rPr>
          <w:rFonts w:ascii="Times New Roman" w:eastAsia="Calibri" w:hAnsi="Times New Roman"/>
          <w:color w:val="auto"/>
          <w:lang w:val="en-PH"/>
        </w:rPr>
      </w:pPr>
    </w:p>
    <w:p w14:paraId="02235243" w14:textId="77777777" w:rsidR="00732D54" w:rsidRPr="006711CE" w:rsidRDefault="00732D54" w:rsidP="00732D54">
      <w:pPr>
        <w:ind w:right="720"/>
        <w:jc w:val="both"/>
        <w:rPr>
          <w:rFonts w:ascii="Times New Roman" w:eastAsia="Calibri" w:hAnsi="Times New Roman"/>
          <w:color w:val="auto"/>
          <w:lang w:val="en-PH"/>
        </w:rPr>
      </w:pPr>
    </w:p>
    <w:p w14:paraId="20178618" w14:textId="77777777" w:rsidR="00D87ABC" w:rsidRPr="006711CE" w:rsidRDefault="00732D54" w:rsidP="00D87ABC">
      <w:pPr>
        <w:ind w:right="720"/>
        <w:jc w:val="both"/>
        <w:rPr>
          <w:rFonts w:ascii="Times New Roman" w:eastAsia="Calibri" w:hAnsi="Times New Roman"/>
          <w:color w:val="auto"/>
          <w:lang w:val="en-PH"/>
        </w:rPr>
      </w:pP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r>
      <w:r w:rsidRPr="006711CE">
        <w:rPr>
          <w:rFonts w:ascii="Times New Roman" w:eastAsia="Calibri" w:hAnsi="Times New Roman"/>
          <w:color w:val="auto"/>
          <w:lang w:val="en-PH"/>
        </w:rPr>
        <w:tab/>
        <w:t>Notary Public</w:t>
      </w:r>
    </w:p>
    <w:p w14:paraId="41801193" w14:textId="77777777" w:rsidR="00D87ABC" w:rsidRPr="006711CE" w:rsidRDefault="00D87ABC" w:rsidP="00D87ABC">
      <w:pPr>
        <w:ind w:right="720"/>
        <w:jc w:val="both"/>
        <w:rPr>
          <w:rFonts w:ascii="Times New Roman" w:eastAsia="Calibri" w:hAnsi="Times New Roman"/>
          <w:color w:val="auto"/>
        </w:rPr>
      </w:pPr>
    </w:p>
    <w:p w14:paraId="692F107D" w14:textId="77777777" w:rsidR="00732D54" w:rsidRPr="006711CE" w:rsidRDefault="00732D54" w:rsidP="00D87ABC">
      <w:pPr>
        <w:ind w:right="720"/>
        <w:jc w:val="both"/>
        <w:rPr>
          <w:rFonts w:ascii="Times New Roman" w:eastAsia="Calibri" w:hAnsi="Times New Roman"/>
          <w:color w:val="auto"/>
          <w:lang w:val="en-PH"/>
        </w:rPr>
      </w:pPr>
      <w:r w:rsidRPr="006711CE">
        <w:rPr>
          <w:rFonts w:ascii="Times New Roman" w:eastAsia="Calibri" w:hAnsi="Times New Roman"/>
          <w:color w:val="auto"/>
        </w:rPr>
        <w:t>Doc. No. _____;</w:t>
      </w:r>
    </w:p>
    <w:p w14:paraId="4D986E51" w14:textId="77777777" w:rsidR="00732D54" w:rsidRPr="006711CE" w:rsidRDefault="00732D54" w:rsidP="00732D54">
      <w:pPr>
        <w:contextualSpacing/>
        <w:jc w:val="both"/>
        <w:rPr>
          <w:rFonts w:ascii="Times New Roman" w:eastAsia="Calibri" w:hAnsi="Times New Roman"/>
          <w:color w:val="auto"/>
        </w:rPr>
      </w:pPr>
      <w:r w:rsidRPr="006711CE">
        <w:rPr>
          <w:rFonts w:ascii="Times New Roman" w:eastAsia="Calibri" w:hAnsi="Times New Roman"/>
          <w:color w:val="auto"/>
        </w:rPr>
        <w:t>Page No. _____;</w:t>
      </w:r>
    </w:p>
    <w:p w14:paraId="6BCCEA45" w14:textId="77777777" w:rsidR="00732D54" w:rsidRPr="006711CE" w:rsidRDefault="00732D54" w:rsidP="00732D54">
      <w:pPr>
        <w:contextualSpacing/>
        <w:jc w:val="both"/>
        <w:rPr>
          <w:rFonts w:ascii="Times New Roman" w:eastAsia="Calibri" w:hAnsi="Times New Roman"/>
          <w:color w:val="auto"/>
        </w:rPr>
      </w:pPr>
      <w:r w:rsidRPr="006711CE">
        <w:rPr>
          <w:rFonts w:ascii="Times New Roman" w:eastAsia="Calibri" w:hAnsi="Times New Roman"/>
          <w:color w:val="auto"/>
        </w:rPr>
        <w:t>Book No.  ____;</w:t>
      </w:r>
    </w:p>
    <w:p w14:paraId="2F4458E5" w14:textId="77777777" w:rsidR="00EC518C" w:rsidRPr="006711CE" w:rsidRDefault="00732D54" w:rsidP="00747F57">
      <w:pPr>
        <w:contextualSpacing/>
        <w:jc w:val="both"/>
        <w:rPr>
          <w:rFonts w:ascii="Times New Roman" w:eastAsia="Calibri" w:hAnsi="Times New Roman"/>
          <w:color w:val="auto"/>
        </w:rPr>
      </w:pPr>
      <w:r w:rsidRPr="006711CE">
        <w:rPr>
          <w:rFonts w:ascii="Times New Roman" w:eastAsia="Calibri" w:hAnsi="Times New Roman"/>
          <w:color w:val="auto"/>
        </w:rPr>
        <w:t>Series of _____.</w:t>
      </w:r>
      <w:r w:rsidRPr="006711CE">
        <w:rPr>
          <w:rFonts w:ascii="Times New Roman" w:eastAsia="Calibri" w:hAnsi="Times New Roman"/>
          <w:b/>
          <w:color w:val="auto"/>
          <w:lang w:val="en-PH"/>
        </w:rPr>
        <w:tab/>
      </w:r>
    </w:p>
    <w:sectPr w:rsidR="00EC518C" w:rsidRPr="006711CE" w:rsidSect="00A154FD">
      <w:footerReference w:type="default" r:id="rId16"/>
      <w:type w:val="continuous"/>
      <w:pgSz w:w="12240" w:h="18720"/>
      <w:pgMar w:top="1440" w:right="1440" w:bottom="1440" w:left="1440" w:header="720" w:footer="720" w:gutter="0"/>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mal Isha Kaur Harpajan Singh" w:date="2024-07-16T09:22:00Z" w:initials="VH">
    <w:p w14:paraId="53A4E619" w14:textId="77777777" w:rsidR="00645F99" w:rsidRDefault="00645F99" w:rsidP="00645F99">
      <w:pPr>
        <w:pStyle w:val="CommentText"/>
      </w:pPr>
      <w:r>
        <w:rPr>
          <w:rStyle w:val="CommentReference"/>
        </w:rPr>
        <w:annotationRef/>
      </w:r>
      <w:r>
        <w:t>When?</w:t>
      </w:r>
    </w:p>
  </w:comment>
  <w:comment w:id="1" w:author="Vimal Isha Kaur Harpajan Singh" w:date="2024-07-16T09:21:00Z" w:initials="VH">
    <w:p w14:paraId="4E23ABDE" w14:textId="3E7FA01B" w:rsidR="00645F99" w:rsidRDefault="00645F99" w:rsidP="00645F99">
      <w:pPr>
        <w:pStyle w:val="CommentText"/>
      </w:pPr>
      <w:r>
        <w:rPr>
          <w:rStyle w:val="CommentReference"/>
        </w:rPr>
        <w:annotationRef/>
      </w:r>
      <w:r>
        <w:t xml:space="preserve">What does applicable fees refers to. Please specify </w:t>
      </w:r>
    </w:p>
  </w:comment>
  <w:comment w:id="2" w:author="Vimal Isha Kaur Harpajan Singh" w:date="2024-07-16T09:27:00Z" w:initials="VH">
    <w:p w14:paraId="29F363C3" w14:textId="77777777" w:rsidR="00645F99" w:rsidRDefault="00645F99" w:rsidP="00645F99">
      <w:pPr>
        <w:pStyle w:val="CommentText"/>
      </w:pPr>
      <w:r>
        <w:rPr>
          <w:rStyle w:val="CommentReference"/>
        </w:rPr>
        <w:annotationRef/>
      </w:r>
      <w:r>
        <w:t>How long will this conference be</w:t>
      </w:r>
    </w:p>
  </w:comment>
  <w:comment w:id="3" w:author="Vimal Isha Kaur Harpajan Singh" w:date="2024-07-30T09:37:00Z" w:initials="VIKHS">
    <w:p w14:paraId="480DC7F6" w14:textId="77777777" w:rsidR="0082691A" w:rsidRDefault="0082691A" w:rsidP="0082691A">
      <w:pPr>
        <w:pStyle w:val="CommentText"/>
      </w:pPr>
      <w:r>
        <w:rPr>
          <w:rStyle w:val="CommentReference"/>
        </w:rPr>
        <w:annotationRef/>
      </w:r>
      <w:r>
        <w:t>Insert the information of the person in charge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A4E619" w15:done="1"/>
  <w15:commentEx w15:paraId="4E23ABDE" w15:done="1"/>
  <w15:commentEx w15:paraId="29F363C3" w15:done="1"/>
  <w15:commentEx w15:paraId="480DC7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159A4" w16cex:dateUtc="2024-07-16T01:22:00Z"/>
  <w16cex:commentExtensible w16cex:durableId="543A0A9F" w16cex:dateUtc="2024-07-16T01:21:00Z"/>
  <w16cex:commentExtensible w16cex:durableId="316AFD0D" w16cex:dateUtc="2024-07-16T01:27:00Z"/>
  <w16cex:commentExtensible w16cex:durableId="6F2F9C24" w16cex:dateUtc="2024-07-30T01: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A4E619" w16cid:durableId="2DA159A4"/>
  <w16cid:commentId w16cid:paraId="4E23ABDE" w16cid:durableId="543A0A9F"/>
  <w16cid:commentId w16cid:paraId="29F363C3" w16cid:durableId="316AFD0D"/>
  <w16cid:commentId w16cid:paraId="480DC7F6" w16cid:durableId="6F2F9C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0D64" w14:textId="77777777" w:rsidR="00167CF6" w:rsidRDefault="00167CF6">
      <w:r>
        <w:separator/>
      </w:r>
    </w:p>
  </w:endnote>
  <w:endnote w:type="continuationSeparator" w:id="0">
    <w:p w14:paraId="0FA67AC0" w14:textId="77777777" w:rsidR="00167CF6" w:rsidRDefault="00167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ヒラギノ角ゴ Pro W3">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Times New Roman Bold">
    <w:panose1 w:val="02020803070505020304"/>
    <w:charset w:val="00"/>
    <w:family w:val="roman"/>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A930" w14:textId="77777777" w:rsidR="00B303BF" w:rsidRDefault="00B303BF" w:rsidP="00FB333A">
    <w:pPr>
      <w:pStyle w:val="Footer"/>
      <w:jc w:val="right"/>
      <w:rPr>
        <w:rFonts w:ascii="Arial" w:hAnsi="Arial" w:cs="Arial"/>
        <w:b/>
        <w:i/>
        <w:color w:val="auto"/>
        <w:sz w:val="20"/>
        <w:szCs w:val="20"/>
      </w:rPr>
    </w:pPr>
  </w:p>
  <w:p w14:paraId="54B25EAB" w14:textId="77777777" w:rsidR="000454ED" w:rsidRPr="00AD126D" w:rsidRDefault="000454ED" w:rsidP="00FB333A">
    <w:pPr>
      <w:pStyle w:val="Footer"/>
      <w:jc w:val="right"/>
      <w:rPr>
        <w:rFonts w:ascii="Arial" w:hAnsi="Arial" w:cs="Arial"/>
        <w:i/>
        <w:color w:val="auto"/>
        <w:sz w:val="20"/>
        <w:szCs w:val="20"/>
      </w:rPr>
    </w:pPr>
    <w:r w:rsidRPr="00AD126D">
      <w:rPr>
        <w:rFonts w:ascii="Arial" w:hAnsi="Arial" w:cs="Arial"/>
        <w:i/>
        <w:color w:val="auto"/>
        <w:sz w:val="20"/>
        <w:szCs w:val="20"/>
      </w:rPr>
      <w:t xml:space="preserve">Page </w:t>
    </w:r>
    <w:r w:rsidRPr="00AD126D">
      <w:rPr>
        <w:rFonts w:ascii="Arial" w:hAnsi="Arial" w:cs="Arial"/>
        <w:i/>
        <w:color w:val="auto"/>
        <w:sz w:val="20"/>
        <w:szCs w:val="20"/>
      </w:rPr>
      <w:fldChar w:fldCharType="begin"/>
    </w:r>
    <w:r w:rsidRPr="00AD126D">
      <w:rPr>
        <w:rFonts w:ascii="Arial" w:hAnsi="Arial" w:cs="Arial"/>
        <w:i/>
        <w:color w:val="auto"/>
        <w:sz w:val="20"/>
        <w:szCs w:val="20"/>
      </w:rPr>
      <w:instrText xml:space="preserve"> PAGE  \* Arabic  \* MERGEFORMAT </w:instrText>
    </w:r>
    <w:r w:rsidRPr="00AD126D">
      <w:rPr>
        <w:rFonts w:ascii="Arial" w:hAnsi="Arial" w:cs="Arial"/>
        <w:i/>
        <w:color w:val="auto"/>
        <w:sz w:val="20"/>
        <w:szCs w:val="20"/>
      </w:rPr>
      <w:fldChar w:fldCharType="separate"/>
    </w:r>
    <w:r w:rsidR="006D6721">
      <w:rPr>
        <w:rFonts w:ascii="Arial" w:hAnsi="Arial" w:cs="Arial"/>
        <w:i/>
        <w:noProof/>
        <w:color w:val="auto"/>
        <w:sz w:val="20"/>
        <w:szCs w:val="20"/>
      </w:rPr>
      <w:t>2</w:t>
    </w:r>
    <w:r w:rsidRPr="00AD126D">
      <w:rPr>
        <w:rFonts w:ascii="Arial" w:hAnsi="Arial" w:cs="Arial"/>
        <w:i/>
        <w:color w:val="auto"/>
        <w:sz w:val="20"/>
        <w:szCs w:val="20"/>
      </w:rPr>
      <w:fldChar w:fldCharType="end"/>
    </w:r>
    <w:r w:rsidRPr="00AD126D">
      <w:rPr>
        <w:rFonts w:ascii="Arial" w:hAnsi="Arial" w:cs="Arial"/>
        <w:i/>
        <w:color w:val="auto"/>
        <w:sz w:val="20"/>
        <w:szCs w:val="20"/>
      </w:rPr>
      <w:t xml:space="preserve"> of </w:t>
    </w:r>
    <w:r w:rsidRPr="00AD126D">
      <w:rPr>
        <w:rFonts w:ascii="Arial" w:hAnsi="Arial" w:cs="Arial"/>
        <w:i/>
        <w:color w:val="auto"/>
        <w:sz w:val="20"/>
        <w:szCs w:val="20"/>
      </w:rPr>
      <w:fldChar w:fldCharType="begin"/>
    </w:r>
    <w:r w:rsidRPr="00AD126D">
      <w:rPr>
        <w:rFonts w:ascii="Arial" w:hAnsi="Arial" w:cs="Arial"/>
        <w:i/>
        <w:color w:val="auto"/>
        <w:sz w:val="20"/>
        <w:szCs w:val="20"/>
      </w:rPr>
      <w:instrText xml:space="preserve"> NUMPAGES  \* Arabic  \* MERGEFORMAT </w:instrText>
    </w:r>
    <w:r w:rsidRPr="00AD126D">
      <w:rPr>
        <w:rFonts w:ascii="Arial" w:hAnsi="Arial" w:cs="Arial"/>
        <w:i/>
        <w:color w:val="auto"/>
        <w:sz w:val="20"/>
        <w:szCs w:val="20"/>
      </w:rPr>
      <w:fldChar w:fldCharType="separate"/>
    </w:r>
    <w:r w:rsidR="006D6721">
      <w:rPr>
        <w:rFonts w:ascii="Arial" w:hAnsi="Arial" w:cs="Arial"/>
        <w:i/>
        <w:noProof/>
        <w:color w:val="auto"/>
        <w:sz w:val="20"/>
        <w:szCs w:val="20"/>
      </w:rPr>
      <w:t>5</w:t>
    </w:r>
    <w:r w:rsidRPr="00AD126D">
      <w:rPr>
        <w:rFonts w:ascii="Arial" w:hAnsi="Arial" w:cs="Arial"/>
        <w:i/>
        <w:color w:val="auto"/>
        <w:sz w:val="20"/>
        <w:szCs w:val="20"/>
      </w:rPr>
      <w:fldChar w:fldCharType="end"/>
    </w:r>
  </w:p>
  <w:p w14:paraId="59E6AB93" w14:textId="77777777" w:rsidR="000454ED" w:rsidRPr="00AD126D" w:rsidRDefault="000454ED" w:rsidP="00297364">
    <w:pPr>
      <w:pStyle w:val="Footer"/>
      <w:jc w:val="right"/>
      <w:rPr>
        <w:rFonts w:ascii="Arial" w:hAnsi="Arial" w:cs="Arial"/>
        <w:i/>
        <w:color w:val="auto"/>
        <w:sz w:val="20"/>
        <w:szCs w:val="20"/>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F41C" w14:textId="77777777" w:rsidR="00167CF6" w:rsidRDefault="00167CF6">
      <w:r>
        <w:separator/>
      </w:r>
    </w:p>
  </w:footnote>
  <w:footnote w:type="continuationSeparator" w:id="0">
    <w:p w14:paraId="741DD76B" w14:textId="77777777" w:rsidR="00167CF6" w:rsidRDefault="00167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4FA8288"/>
    <w:lvl w:ilvl="0">
      <w:start w:val="1"/>
      <w:numFmt w:val="upperLetter"/>
      <w:lvlText w:val="%1."/>
      <w:lvlJc w:val="left"/>
      <w:pPr>
        <w:tabs>
          <w:tab w:val="num" w:pos="360"/>
        </w:tabs>
        <w:ind w:left="360" w:firstLine="720"/>
      </w:pPr>
      <w:rPr>
        <w:rFonts w:ascii="Arial" w:hAnsi="Arial" w:cs="Arial" w:hint="default"/>
        <w:color w:val="000000"/>
        <w:position w:val="0"/>
        <w:sz w:val="22"/>
        <w:szCs w:val="22"/>
      </w:rPr>
    </w:lvl>
    <w:lvl w:ilvl="1">
      <w:start w:val="1"/>
      <w:numFmt w:val="decimal"/>
      <w:isLgl/>
      <w:lvlText w:val="%2."/>
      <w:lvlJc w:val="left"/>
      <w:pPr>
        <w:tabs>
          <w:tab w:val="num" w:pos="360"/>
        </w:tabs>
        <w:ind w:left="360" w:firstLine="1440"/>
      </w:pPr>
      <w:rPr>
        <w:rFonts w:hint="default"/>
        <w:color w:val="000000"/>
        <w:position w:val="0"/>
        <w:sz w:val="24"/>
      </w:rPr>
    </w:lvl>
    <w:lvl w:ilvl="2">
      <w:start w:val="1"/>
      <w:numFmt w:val="lowerLetter"/>
      <w:lvlText w:val="%3."/>
      <w:lvlJc w:val="left"/>
      <w:pPr>
        <w:tabs>
          <w:tab w:val="num" w:pos="360"/>
        </w:tabs>
        <w:ind w:left="360" w:firstLine="2160"/>
      </w:pPr>
      <w:rPr>
        <w:rFonts w:hint="default"/>
        <w:color w:val="000000"/>
        <w:position w:val="0"/>
        <w:sz w:val="24"/>
      </w:rPr>
    </w:lvl>
    <w:lvl w:ilvl="3">
      <w:start w:val="1"/>
      <w:numFmt w:val="decimal"/>
      <w:isLgl/>
      <w:lvlText w:val="%4."/>
      <w:lvlJc w:val="left"/>
      <w:pPr>
        <w:tabs>
          <w:tab w:val="num" w:pos="360"/>
        </w:tabs>
        <w:ind w:left="360" w:firstLine="2880"/>
      </w:pPr>
      <w:rPr>
        <w:rFonts w:hint="default"/>
        <w:color w:val="000000"/>
        <w:position w:val="0"/>
        <w:sz w:val="24"/>
      </w:rPr>
    </w:lvl>
    <w:lvl w:ilvl="4">
      <w:start w:val="1"/>
      <w:numFmt w:val="lowerLetter"/>
      <w:lvlText w:val="%5."/>
      <w:lvlJc w:val="left"/>
      <w:pPr>
        <w:tabs>
          <w:tab w:val="num" w:pos="360"/>
        </w:tabs>
        <w:ind w:left="360" w:firstLine="3600"/>
      </w:pPr>
      <w:rPr>
        <w:rFonts w:hint="default"/>
        <w:color w:val="000000"/>
        <w:position w:val="0"/>
        <w:sz w:val="24"/>
      </w:rPr>
    </w:lvl>
    <w:lvl w:ilvl="5">
      <w:start w:val="1"/>
      <w:numFmt w:val="lowerRoman"/>
      <w:lvlText w:val="%6."/>
      <w:lvlJc w:val="left"/>
      <w:pPr>
        <w:tabs>
          <w:tab w:val="num" w:pos="360"/>
        </w:tabs>
        <w:ind w:left="360" w:firstLine="4320"/>
      </w:pPr>
      <w:rPr>
        <w:rFonts w:hint="default"/>
        <w:color w:val="000000"/>
        <w:position w:val="0"/>
        <w:sz w:val="24"/>
      </w:rPr>
    </w:lvl>
    <w:lvl w:ilvl="6">
      <w:start w:val="1"/>
      <w:numFmt w:val="decimal"/>
      <w:isLgl/>
      <w:lvlText w:val="%7."/>
      <w:lvlJc w:val="left"/>
      <w:pPr>
        <w:tabs>
          <w:tab w:val="num" w:pos="360"/>
        </w:tabs>
        <w:ind w:left="360" w:firstLine="5040"/>
      </w:pPr>
      <w:rPr>
        <w:rFonts w:hint="default"/>
        <w:color w:val="000000"/>
        <w:position w:val="0"/>
        <w:sz w:val="24"/>
      </w:rPr>
    </w:lvl>
    <w:lvl w:ilvl="7">
      <w:start w:val="1"/>
      <w:numFmt w:val="lowerLetter"/>
      <w:lvlText w:val="%8."/>
      <w:lvlJc w:val="left"/>
      <w:pPr>
        <w:tabs>
          <w:tab w:val="num" w:pos="360"/>
        </w:tabs>
        <w:ind w:left="360" w:firstLine="5760"/>
      </w:pPr>
      <w:rPr>
        <w:rFonts w:hint="default"/>
        <w:color w:val="000000"/>
        <w:position w:val="0"/>
        <w:sz w:val="24"/>
      </w:rPr>
    </w:lvl>
    <w:lvl w:ilvl="8">
      <w:start w:val="1"/>
      <w:numFmt w:val="lowerRoman"/>
      <w:lvlText w:val="%9."/>
      <w:lvlJc w:val="left"/>
      <w:pPr>
        <w:tabs>
          <w:tab w:val="num" w:pos="360"/>
        </w:tabs>
        <w:ind w:left="360" w:firstLine="6480"/>
      </w:pPr>
      <w:rPr>
        <w:rFonts w:hint="default"/>
        <w:color w:val="000000"/>
        <w:position w:val="0"/>
        <w:sz w:val="24"/>
      </w:rPr>
    </w:lvl>
  </w:abstractNum>
  <w:abstractNum w:abstractNumId="1" w15:restartNumberingAfterBreak="0">
    <w:nsid w:val="00000002"/>
    <w:multiLevelType w:val="multilevel"/>
    <w:tmpl w:val="894EE874"/>
    <w:lvl w:ilvl="0">
      <w:start w:val="2"/>
      <w:numFmt w:val="decimal"/>
      <w:isLgl/>
      <w:lvlText w:val="%1."/>
      <w:lvlJc w:val="left"/>
      <w:pPr>
        <w:tabs>
          <w:tab w:val="num" w:pos="360"/>
        </w:tabs>
        <w:ind w:left="360" w:firstLine="1080"/>
      </w:pPr>
      <w:rPr>
        <w:rFonts w:hint="default"/>
        <w:color w:val="000000"/>
        <w:position w:val="0"/>
        <w:sz w:val="24"/>
      </w:rPr>
    </w:lvl>
    <w:lvl w:ilvl="1">
      <w:start w:val="1"/>
      <w:numFmt w:val="lowerLetter"/>
      <w:lvlText w:val="%2."/>
      <w:lvlJc w:val="left"/>
      <w:pPr>
        <w:tabs>
          <w:tab w:val="num" w:pos="360"/>
        </w:tabs>
        <w:ind w:left="360" w:firstLine="1800"/>
      </w:pPr>
      <w:rPr>
        <w:rFonts w:hint="default"/>
        <w:color w:val="000000"/>
        <w:position w:val="0"/>
        <w:sz w:val="24"/>
      </w:rPr>
    </w:lvl>
    <w:lvl w:ilvl="2">
      <w:start w:val="1"/>
      <w:numFmt w:val="lowerRoman"/>
      <w:lvlText w:val="%3."/>
      <w:lvlJc w:val="left"/>
      <w:pPr>
        <w:tabs>
          <w:tab w:val="num" w:pos="360"/>
        </w:tabs>
        <w:ind w:left="360" w:firstLine="2520"/>
      </w:pPr>
      <w:rPr>
        <w:rFonts w:hint="default"/>
        <w:color w:val="000000"/>
        <w:position w:val="0"/>
        <w:sz w:val="24"/>
      </w:rPr>
    </w:lvl>
    <w:lvl w:ilvl="3">
      <w:start w:val="1"/>
      <w:numFmt w:val="decimal"/>
      <w:isLgl/>
      <w:lvlText w:val="%4."/>
      <w:lvlJc w:val="left"/>
      <w:pPr>
        <w:tabs>
          <w:tab w:val="num" w:pos="360"/>
        </w:tabs>
        <w:ind w:left="360" w:firstLine="3240"/>
      </w:pPr>
      <w:rPr>
        <w:rFonts w:hint="default"/>
        <w:color w:val="000000"/>
        <w:position w:val="0"/>
        <w:sz w:val="24"/>
      </w:rPr>
    </w:lvl>
    <w:lvl w:ilvl="4">
      <w:start w:val="1"/>
      <w:numFmt w:val="lowerLetter"/>
      <w:lvlText w:val="%5."/>
      <w:lvlJc w:val="left"/>
      <w:pPr>
        <w:tabs>
          <w:tab w:val="num" w:pos="360"/>
        </w:tabs>
        <w:ind w:left="360" w:firstLine="3960"/>
      </w:pPr>
      <w:rPr>
        <w:rFonts w:hint="default"/>
        <w:color w:val="000000"/>
        <w:position w:val="0"/>
        <w:sz w:val="24"/>
      </w:rPr>
    </w:lvl>
    <w:lvl w:ilvl="5">
      <w:start w:val="1"/>
      <w:numFmt w:val="lowerRoman"/>
      <w:lvlText w:val="%6."/>
      <w:lvlJc w:val="left"/>
      <w:pPr>
        <w:tabs>
          <w:tab w:val="num" w:pos="360"/>
        </w:tabs>
        <w:ind w:left="360" w:firstLine="4680"/>
      </w:pPr>
      <w:rPr>
        <w:rFonts w:hint="default"/>
        <w:color w:val="000000"/>
        <w:position w:val="0"/>
        <w:sz w:val="24"/>
      </w:rPr>
    </w:lvl>
    <w:lvl w:ilvl="6">
      <w:start w:val="1"/>
      <w:numFmt w:val="decimal"/>
      <w:isLgl/>
      <w:lvlText w:val="%7."/>
      <w:lvlJc w:val="left"/>
      <w:pPr>
        <w:tabs>
          <w:tab w:val="num" w:pos="360"/>
        </w:tabs>
        <w:ind w:left="360" w:firstLine="5400"/>
      </w:pPr>
      <w:rPr>
        <w:rFonts w:hint="default"/>
        <w:color w:val="000000"/>
        <w:position w:val="0"/>
        <w:sz w:val="24"/>
      </w:rPr>
    </w:lvl>
    <w:lvl w:ilvl="7">
      <w:start w:val="1"/>
      <w:numFmt w:val="lowerLetter"/>
      <w:lvlText w:val="%8."/>
      <w:lvlJc w:val="left"/>
      <w:pPr>
        <w:tabs>
          <w:tab w:val="num" w:pos="360"/>
        </w:tabs>
        <w:ind w:left="360" w:firstLine="6120"/>
      </w:pPr>
      <w:rPr>
        <w:rFonts w:hint="default"/>
        <w:color w:val="000000"/>
        <w:position w:val="0"/>
        <w:sz w:val="24"/>
      </w:rPr>
    </w:lvl>
    <w:lvl w:ilvl="8">
      <w:start w:val="1"/>
      <w:numFmt w:val="lowerRoman"/>
      <w:lvlText w:val="%9."/>
      <w:lvlJc w:val="left"/>
      <w:pPr>
        <w:tabs>
          <w:tab w:val="num" w:pos="360"/>
        </w:tabs>
        <w:ind w:left="360" w:firstLine="6840"/>
      </w:pPr>
      <w:rPr>
        <w:rFonts w:hint="default"/>
        <w:color w:val="000000"/>
        <w:position w:val="0"/>
        <w:sz w:val="24"/>
      </w:rPr>
    </w:lvl>
  </w:abstractNum>
  <w:abstractNum w:abstractNumId="2" w15:restartNumberingAfterBreak="0">
    <w:nsid w:val="05764186"/>
    <w:multiLevelType w:val="hybridMultilevel"/>
    <w:tmpl w:val="A4861026"/>
    <w:lvl w:ilvl="0" w:tplc="FFFFFFFF">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3" w15:restartNumberingAfterBreak="0">
    <w:nsid w:val="08C82022"/>
    <w:multiLevelType w:val="hybridMultilevel"/>
    <w:tmpl w:val="C7DCE93E"/>
    <w:lvl w:ilvl="0" w:tplc="3409000F">
      <w:start w:val="1"/>
      <w:numFmt w:val="decimal"/>
      <w:lvlText w:val="%1."/>
      <w:lvlJc w:val="left"/>
      <w:pPr>
        <w:ind w:left="770" w:hanging="360"/>
      </w:pPr>
    </w:lvl>
    <w:lvl w:ilvl="1" w:tplc="34090019" w:tentative="1">
      <w:start w:val="1"/>
      <w:numFmt w:val="lowerLetter"/>
      <w:lvlText w:val="%2."/>
      <w:lvlJc w:val="left"/>
      <w:pPr>
        <w:ind w:left="1490" w:hanging="360"/>
      </w:pPr>
    </w:lvl>
    <w:lvl w:ilvl="2" w:tplc="3409001B" w:tentative="1">
      <w:start w:val="1"/>
      <w:numFmt w:val="lowerRoman"/>
      <w:lvlText w:val="%3."/>
      <w:lvlJc w:val="right"/>
      <w:pPr>
        <w:ind w:left="2210" w:hanging="180"/>
      </w:pPr>
    </w:lvl>
    <w:lvl w:ilvl="3" w:tplc="3409000F" w:tentative="1">
      <w:start w:val="1"/>
      <w:numFmt w:val="decimal"/>
      <w:lvlText w:val="%4."/>
      <w:lvlJc w:val="left"/>
      <w:pPr>
        <w:ind w:left="2930" w:hanging="360"/>
      </w:pPr>
    </w:lvl>
    <w:lvl w:ilvl="4" w:tplc="34090019" w:tentative="1">
      <w:start w:val="1"/>
      <w:numFmt w:val="lowerLetter"/>
      <w:lvlText w:val="%5."/>
      <w:lvlJc w:val="left"/>
      <w:pPr>
        <w:ind w:left="3650" w:hanging="360"/>
      </w:pPr>
    </w:lvl>
    <w:lvl w:ilvl="5" w:tplc="3409001B" w:tentative="1">
      <w:start w:val="1"/>
      <w:numFmt w:val="lowerRoman"/>
      <w:lvlText w:val="%6."/>
      <w:lvlJc w:val="right"/>
      <w:pPr>
        <w:ind w:left="4370" w:hanging="180"/>
      </w:pPr>
    </w:lvl>
    <w:lvl w:ilvl="6" w:tplc="3409000F" w:tentative="1">
      <w:start w:val="1"/>
      <w:numFmt w:val="decimal"/>
      <w:lvlText w:val="%7."/>
      <w:lvlJc w:val="left"/>
      <w:pPr>
        <w:ind w:left="5090" w:hanging="360"/>
      </w:pPr>
    </w:lvl>
    <w:lvl w:ilvl="7" w:tplc="34090019" w:tentative="1">
      <w:start w:val="1"/>
      <w:numFmt w:val="lowerLetter"/>
      <w:lvlText w:val="%8."/>
      <w:lvlJc w:val="left"/>
      <w:pPr>
        <w:ind w:left="5810" w:hanging="360"/>
      </w:pPr>
    </w:lvl>
    <w:lvl w:ilvl="8" w:tplc="3409001B" w:tentative="1">
      <w:start w:val="1"/>
      <w:numFmt w:val="lowerRoman"/>
      <w:lvlText w:val="%9."/>
      <w:lvlJc w:val="right"/>
      <w:pPr>
        <w:ind w:left="6530" w:hanging="180"/>
      </w:pPr>
    </w:lvl>
  </w:abstractNum>
  <w:abstractNum w:abstractNumId="4" w15:restartNumberingAfterBreak="0">
    <w:nsid w:val="0BFB46F5"/>
    <w:multiLevelType w:val="hybridMultilevel"/>
    <w:tmpl w:val="73C234E0"/>
    <w:lvl w:ilvl="0" w:tplc="FFFFFFFF">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5" w15:restartNumberingAfterBreak="0">
    <w:nsid w:val="0C571C3B"/>
    <w:multiLevelType w:val="hybridMultilevel"/>
    <w:tmpl w:val="EAB01B9C"/>
    <w:lvl w:ilvl="0" w:tplc="130ABD12">
      <w:numFmt w:val="bullet"/>
      <w:lvlText w:val="-"/>
      <w:lvlJc w:val="left"/>
      <w:pPr>
        <w:ind w:left="1211" w:hanging="360"/>
      </w:pPr>
      <w:rPr>
        <w:rFonts w:ascii="Times New Roman" w:eastAsia="ヒラギノ角ゴ Pro W3" w:hAnsi="Times New Roman" w:cs="Times New Roman" w:hint="default"/>
      </w:rPr>
    </w:lvl>
    <w:lvl w:ilvl="1" w:tplc="34090003" w:tentative="1">
      <w:start w:val="1"/>
      <w:numFmt w:val="bullet"/>
      <w:lvlText w:val="o"/>
      <w:lvlJc w:val="left"/>
      <w:pPr>
        <w:ind w:left="1931" w:hanging="360"/>
      </w:pPr>
      <w:rPr>
        <w:rFonts w:ascii="Courier New" w:hAnsi="Courier New" w:cs="Courier New" w:hint="default"/>
      </w:rPr>
    </w:lvl>
    <w:lvl w:ilvl="2" w:tplc="34090005" w:tentative="1">
      <w:start w:val="1"/>
      <w:numFmt w:val="bullet"/>
      <w:lvlText w:val=""/>
      <w:lvlJc w:val="left"/>
      <w:pPr>
        <w:ind w:left="2651" w:hanging="360"/>
      </w:pPr>
      <w:rPr>
        <w:rFonts w:ascii="Wingdings" w:hAnsi="Wingdings" w:hint="default"/>
      </w:rPr>
    </w:lvl>
    <w:lvl w:ilvl="3" w:tplc="34090001" w:tentative="1">
      <w:start w:val="1"/>
      <w:numFmt w:val="bullet"/>
      <w:lvlText w:val=""/>
      <w:lvlJc w:val="left"/>
      <w:pPr>
        <w:ind w:left="3371" w:hanging="360"/>
      </w:pPr>
      <w:rPr>
        <w:rFonts w:ascii="Symbol" w:hAnsi="Symbol" w:hint="default"/>
      </w:rPr>
    </w:lvl>
    <w:lvl w:ilvl="4" w:tplc="34090003" w:tentative="1">
      <w:start w:val="1"/>
      <w:numFmt w:val="bullet"/>
      <w:lvlText w:val="o"/>
      <w:lvlJc w:val="left"/>
      <w:pPr>
        <w:ind w:left="4091" w:hanging="360"/>
      </w:pPr>
      <w:rPr>
        <w:rFonts w:ascii="Courier New" w:hAnsi="Courier New" w:cs="Courier New" w:hint="default"/>
      </w:rPr>
    </w:lvl>
    <w:lvl w:ilvl="5" w:tplc="34090005" w:tentative="1">
      <w:start w:val="1"/>
      <w:numFmt w:val="bullet"/>
      <w:lvlText w:val=""/>
      <w:lvlJc w:val="left"/>
      <w:pPr>
        <w:ind w:left="4811" w:hanging="360"/>
      </w:pPr>
      <w:rPr>
        <w:rFonts w:ascii="Wingdings" w:hAnsi="Wingdings" w:hint="default"/>
      </w:rPr>
    </w:lvl>
    <w:lvl w:ilvl="6" w:tplc="34090001" w:tentative="1">
      <w:start w:val="1"/>
      <w:numFmt w:val="bullet"/>
      <w:lvlText w:val=""/>
      <w:lvlJc w:val="left"/>
      <w:pPr>
        <w:ind w:left="5531" w:hanging="360"/>
      </w:pPr>
      <w:rPr>
        <w:rFonts w:ascii="Symbol" w:hAnsi="Symbol" w:hint="default"/>
      </w:rPr>
    </w:lvl>
    <w:lvl w:ilvl="7" w:tplc="34090003" w:tentative="1">
      <w:start w:val="1"/>
      <w:numFmt w:val="bullet"/>
      <w:lvlText w:val="o"/>
      <w:lvlJc w:val="left"/>
      <w:pPr>
        <w:ind w:left="6251" w:hanging="360"/>
      </w:pPr>
      <w:rPr>
        <w:rFonts w:ascii="Courier New" w:hAnsi="Courier New" w:cs="Courier New" w:hint="default"/>
      </w:rPr>
    </w:lvl>
    <w:lvl w:ilvl="8" w:tplc="34090005" w:tentative="1">
      <w:start w:val="1"/>
      <w:numFmt w:val="bullet"/>
      <w:lvlText w:val=""/>
      <w:lvlJc w:val="left"/>
      <w:pPr>
        <w:ind w:left="6971" w:hanging="360"/>
      </w:pPr>
      <w:rPr>
        <w:rFonts w:ascii="Wingdings" w:hAnsi="Wingdings" w:hint="default"/>
      </w:rPr>
    </w:lvl>
  </w:abstractNum>
  <w:abstractNum w:abstractNumId="6" w15:restartNumberingAfterBreak="0">
    <w:nsid w:val="0D49636E"/>
    <w:multiLevelType w:val="hybridMultilevel"/>
    <w:tmpl w:val="73C234E0"/>
    <w:lvl w:ilvl="0" w:tplc="FFFFFFFF">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7" w15:restartNumberingAfterBreak="0">
    <w:nsid w:val="127663AD"/>
    <w:multiLevelType w:val="hybridMultilevel"/>
    <w:tmpl w:val="4C70B8DE"/>
    <w:lvl w:ilvl="0" w:tplc="FFFFFFFF">
      <w:start w:val="1"/>
      <w:numFmt w:val="lowerLetter"/>
      <w:lvlText w:val="%1)"/>
      <w:lvlJc w:val="left"/>
      <w:pPr>
        <w:ind w:left="1440" w:hanging="360"/>
      </w:pPr>
    </w:lvl>
    <w:lvl w:ilvl="1" w:tplc="04090017">
      <w:start w:val="1"/>
      <w:numFmt w:val="lowerLetter"/>
      <w:lvlText w:val="%2)"/>
      <w:lvlJc w:val="left"/>
      <w:pPr>
        <w:ind w:left="2574"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3FE3DC5"/>
    <w:multiLevelType w:val="hybridMultilevel"/>
    <w:tmpl w:val="9DDA423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1C7E344B"/>
    <w:multiLevelType w:val="hybridMultilevel"/>
    <w:tmpl w:val="A6AA7516"/>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0437381"/>
    <w:multiLevelType w:val="hybridMultilevel"/>
    <w:tmpl w:val="7A4C42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6455BC2"/>
    <w:multiLevelType w:val="hybridMultilevel"/>
    <w:tmpl w:val="B1C42126"/>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26682207"/>
    <w:multiLevelType w:val="hybridMultilevel"/>
    <w:tmpl w:val="316ED3D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7C74984"/>
    <w:multiLevelType w:val="hybridMultilevel"/>
    <w:tmpl w:val="06F2C874"/>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7FB79EE"/>
    <w:multiLevelType w:val="hybridMultilevel"/>
    <w:tmpl w:val="F7366AA2"/>
    <w:lvl w:ilvl="0" w:tplc="04090017">
      <w:start w:val="1"/>
      <w:numFmt w:val="lowerLetter"/>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5" w15:restartNumberingAfterBreak="0">
    <w:nsid w:val="2A9976EF"/>
    <w:multiLevelType w:val="hybridMultilevel"/>
    <w:tmpl w:val="7A4C42D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B35444E"/>
    <w:multiLevelType w:val="hybridMultilevel"/>
    <w:tmpl w:val="73C234E0"/>
    <w:lvl w:ilvl="0" w:tplc="04090017">
      <w:start w:val="1"/>
      <w:numFmt w:val="lowerLetter"/>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7" w15:restartNumberingAfterBreak="0">
    <w:nsid w:val="2B830148"/>
    <w:multiLevelType w:val="hybridMultilevel"/>
    <w:tmpl w:val="A5D0BFA4"/>
    <w:lvl w:ilvl="0" w:tplc="04090017">
      <w:start w:val="1"/>
      <w:numFmt w:val="lowerLetter"/>
      <w:lvlText w:val="%1)"/>
      <w:lvlJc w:val="left"/>
      <w:pPr>
        <w:ind w:left="2574" w:hanging="360"/>
      </w:pPr>
    </w:lvl>
    <w:lvl w:ilvl="1" w:tplc="04090019">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18" w15:restartNumberingAfterBreak="0">
    <w:nsid w:val="2C17189B"/>
    <w:multiLevelType w:val="hybridMultilevel"/>
    <w:tmpl w:val="343E8672"/>
    <w:lvl w:ilvl="0" w:tplc="04090017">
      <w:start w:val="1"/>
      <w:numFmt w:val="lowerLetter"/>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19" w15:restartNumberingAfterBreak="0">
    <w:nsid w:val="2E62240A"/>
    <w:multiLevelType w:val="hybridMultilevel"/>
    <w:tmpl w:val="18A6ECDA"/>
    <w:lvl w:ilvl="0" w:tplc="9F4802FE">
      <w:start w:val="1"/>
      <w:numFmt w:val="decimal"/>
      <w:lvlText w:val="%1."/>
      <w:lvlJc w:val="left"/>
      <w:pPr>
        <w:ind w:left="2520" w:hanging="36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20" w15:restartNumberingAfterBreak="0">
    <w:nsid w:val="34BE2613"/>
    <w:multiLevelType w:val="hybridMultilevel"/>
    <w:tmpl w:val="6408FE4A"/>
    <w:lvl w:ilvl="0" w:tplc="FFFFFFFF">
      <w:start w:val="1"/>
      <w:numFmt w:val="lowerLetter"/>
      <w:lvlText w:val="%1)"/>
      <w:lvlJc w:val="left"/>
      <w:pPr>
        <w:ind w:left="1440" w:hanging="360"/>
      </w:pPr>
    </w:lvl>
    <w:lvl w:ilvl="1" w:tplc="04090017">
      <w:start w:val="1"/>
      <w:numFmt w:val="lowerLetter"/>
      <w:lvlText w:val="%2)"/>
      <w:lvlJc w:val="left"/>
      <w:pPr>
        <w:ind w:left="2574"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35C044EE"/>
    <w:multiLevelType w:val="hybridMultilevel"/>
    <w:tmpl w:val="B53A28B0"/>
    <w:lvl w:ilvl="0" w:tplc="FFFFFFFF">
      <w:start w:val="1"/>
      <w:numFmt w:val="decimal"/>
      <w:lvlText w:val="%1."/>
      <w:lvlJc w:val="left"/>
      <w:pPr>
        <w:ind w:left="1080" w:hanging="360"/>
      </w:pPr>
      <w:rPr>
        <w:rFonts w:ascii="Arial" w:eastAsia="ヒラギノ角ゴ Pro W3" w:hAnsi="Arial" w:cs="Arial"/>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04090017">
      <w:start w:val="1"/>
      <w:numFmt w:val="lowerLetter"/>
      <w:lvlText w:val="%4)"/>
      <w:lvlJc w:val="left"/>
      <w:pPr>
        <w:ind w:left="2574"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2" w15:restartNumberingAfterBreak="0">
    <w:nsid w:val="37DE71C4"/>
    <w:multiLevelType w:val="hybridMultilevel"/>
    <w:tmpl w:val="9C6C4496"/>
    <w:lvl w:ilvl="0" w:tplc="04090017">
      <w:start w:val="1"/>
      <w:numFmt w:val="lowerLetter"/>
      <w:lvlText w:val="%1)"/>
      <w:lvlJc w:val="left"/>
      <w:pPr>
        <w:ind w:left="2574" w:hanging="360"/>
      </w:pPr>
    </w:lvl>
    <w:lvl w:ilvl="1" w:tplc="04090019">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23" w15:restartNumberingAfterBreak="0">
    <w:nsid w:val="3B4E4F18"/>
    <w:multiLevelType w:val="hybridMultilevel"/>
    <w:tmpl w:val="F3AA5DBC"/>
    <w:lvl w:ilvl="0" w:tplc="8E8CFEAE">
      <w:start w:val="1"/>
      <w:numFmt w:val="decimal"/>
      <w:lvlText w:val="%1."/>
      <w:lvlJc w:val="left"/>
      <w:pPr>
        <w:ind w:left="1080" w:hanging="360"/>
      </w:pPr>
      <w:rPr>
        <w:rFonts w:ascii="Times New Roman" w:eastAsia="ヒラギノ角ゴ Pro W3" w:hAnsi="Times New Roman" w:cs="Times New Roman"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74C2B6B4">
      <w:start w:val="1"/>
      <w:numFmt w:val="decimal"/>
      <w:lvlText w:val="%4."/>
      <w:lvlJc w:val="left"/>
      <w:pPr>
        <w:ind w:left="3240" w:hanging="360"/>
      </w:pPr>
      <w:rPr>
        <w:sz w:val="24"/>
      </w:rPr>
    </w:lvl>
    <w:lvl w:ilvl="4" w:tplc="15A474C4">
      <w:start w:val="1"/>
      <w:numFmt w:val="lowerLetter"/>
      <w:lvlText w:val="%5."/>
      <w:lvlJc w:val="left"/>
      <w:pPr>
        <w:ind w:left="3960" w:hanging="360"/>
      </w:pPr>
      <w:rPr>
        <w:rFonts w:ascii="Arial" w:hAnsi="Arial" w:cs="Arial" w:hint="default"/>
      </w:r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4" w15:restartNumberingAfterBreak="0">
    <w:nsid w:val="3B543B5F"/>
    <w:multiLevelType w:val="hybridMultilevel"/>
    <w:tmpl w:val="04B4B248"/>
    <w:lvl w:ilvl="0" w:tplc="04090017">
      <w:start w:val="1"/>
      <w:numFmt w:val="lowerLetter"/>
      <w:lvlText w:val="%1)"/>
      <w:lvlJc w:val="left"/>
      <w:pPr>
        <w:ind w:left="1854" w:hanging="360"/>
      </w:p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5" w15:restartNumberingAfterBreak="0">
    <w:nsid w:val="3C4A27B6"/>
    <w:multiLevelType w:val="hybridMultilevel"/>
    <w:tmpl w:val="39C49466"/>
    <w:lvl w:ilvl="0" w:tplc="04090017">
      <w:start w:val="1"/>
      <w:numFmt w:val="lowerLetter"/>
      <w:lvlText w:val="%1)"/>
      <w:lvlJc w:val="left"/>
      <w:pPr>
        <w:ind w:left="2040" w:hanging="360"/>
      </w:pPr>
    </w:lvl>
    <w:lvl w:ilvl="1" w:tplc="04090019">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26" w15:restartNumberingAfterBreak="0">
    <w:nsid w:val="44E65EE5"/>
    <w:multiLevelType w:val="hybridMultilevel"/>
    <w:tmpl w:val="DFCE9D72"/>
    <w:lvl w:ilvl="0" w:tplc="6930F2EC">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468A4D43"/>
    <w:multiLevelType w:val="hybridMultilevel"/>
    <w:tmpl w:val="625845C6"/>
    <w:lvl w:ilvl="0" w:tplc="1E446E2E">
      <w:start w:val="1"/>
      <w:numFmt w:val="decimal"/>
      <w:lvlText w:val="%1."/>
      <w:lvlJc w:val="left"/>
      <w:pPr>
        <w:ind w:left="1080" w:hanging="360"/>
      </w:pPr>
      <w:rPr>
        <w:rFonts w:ascii="Arial" w:eastAsia="ヒラギノ角ゴ Pro W3" w:hAnsi="Arial" w:cs="Arial"/>
        <w:sz w:val="24"/>
        <w:szCs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15:restartNumberingAfterBreak="0">
    <w:nsid w:val="47332DBF"/>
    <w:multiLevelType w:val="hybridMultilevel"/>
    <w:tmpl w:val="3F26E2AC"/>
    <w:lvl w:ilvl="0" w:tplc="9CFA89BA">
      <w:start w:val="1"/>
      <w:numFmt w:val="upperRoman"/>
      <w:lvlText w:val="%1."/>
      <w:lvlJc w:val="left"/>
      <w:pPr>
        <w:ind w:left="1080" w:hanging="720"/>
      </w:pPr>
      <w:rPr>
        <w:rFonts w:hint="default"/>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4AB94DE6"/>
    <w:multiLevelType w:val="multilevel"/>
    <w:tmpl w:val="66CE6B3A"/>
    <w:lvl w:ilvl="0">
      <w:start w:val="1"/>
      <w:numFmt w:val="upperLetter"/>
      <w:lvlText w:val="%1."/>
      <w:lvlJc w:val="left"/>
      <w:pPr>
        <w:tabs>
          <w:tab w:val="num" w:pos="360"/>
        </w:tabs>
        <w:ind w:left="360" w:firstLine="720"/>
      </w:pPr>
      <w:rPr>
        <w:rFonts w:ascii="Arial" w:hAnsi="Arial" w:cs="Arial" w:hint="default"/>
        <w:color w:val="000000"/>
        <w:position w:val="0"/>
        <w:sz w:val="22"/>
        <w:szCs w:val="22"/>
      </w:rPr>
    </w:lvl>
    <w:lvl w:ilvl="1">
      <w:start w:val="1"/>
      <w:numFmt w:val="decimal"/>
      <w:isLgl/>
      <w:lvlText w:val="%2."/>
      <w:lvlJc w:val="left"/>
      <w:pPr>
        <w:tabs>
          <w:tab w:val="num" w:pos="360"/>
        </w:tabs>
        <w:ind w:left="360" w:firstLine="1440"/>
      </w:pPr>
      <w:rPr>
        <w:rFonts w:hint="default"/>
        <w:color w:val="000000"/>
        <w:position w:val="0"/>
        <w:sz w:val="24"/>
      </w:rPr>
    </w:lvl>
    <w:lvl w:ilvl="2">
      <w:start w:val="1"/>
      <w:numFmt w:val="decimal"/>
      <w:lvlText w:val="%3."/>
      <w:lvlJc w:val="left"/>
      <w:pPr>
        <w:tabs>
          <w:tab w:val="num" w:pos="360"/>
        </w:tabs>
        <w:ind w:left="360" w:firstLine="2160"/>
      </w:pPr>
      <w:rPr>
        <w:rFonts w:hint="default"/>
        <w:color w:val="000000"/>
        <w:position w:val="0"/>
        <w:sz w:val="24"/>
      </w:rPr>
    </w:lvl>
    <w:lvl w:ilvl="3">
      <w:start w:val="1"/>
      <w:numFmt w:val="decimal"/>
      <w:isLgl/>
      <w:lvlText w:val="%4."/>
      <w:lvlJc w:val="left"/>
      <w:pPr>
        <w:tabs>
          <w:tab w:val="num" w:pos="360"/>
        </w:tabs>
        <w:ind w:left="360" w:firstLine="2880"/>
      </w:pPr>
      <w:rPr>
        <w:rFonts w:hint="default"/>
        <w:color w:val="000000"/>
        <w:position w:val="0"/>
        <w:sz w:val="24"/>
      </w:rPr>
    </w:lvl>
    <w:lvl w:ilvl="4">
      <w:start w:val="1"/>
      <w:numFmt w:val="lowerLetter"/>
      <w:lvlText w:val="%5."/>
      <w:lvlJc w:val="left"/>
      <w:pPr>
        <w:tabs>
          <w:tab w:val="num" w:pos="360"/>
        </w:tabs>
        <w:ind w:left="360" w:firstLine="3600"/>
      </w:pPr>
      <w:rPr>
        <w:rFonts w:hint="default"/>
        <w:color w:val="000000"/>
        <w:position w:val="0"/>
        <w:sz w:val="24"/>
      </w:rPr>
    </w:lvl>
    <w:lvl w:ilvl="5">
      <w:start w:val="1"/>
      <w:numFmt w:val="lowerRoman"/>
      <w:lvlText w:val="%6."/>
      <w:lvlJc w:val="left"/>
      <w:pPr>
        <w:tabs>
          <w:tab w:val="num" w:pos="360"/>
        </w:tabs>
        <w:ind w:left="360" w:firstLine="4320"/>
      </w:pPr>
      <w:rPr>
        <w:rFonts w:hint="default"/>
        <w:color w:val="000000"/>
        <w:position w:val="0"/>
        <w:sz w:val="24"/>
      </w:rPr>
    </w:lvl>
    <w:lvl w:ilvl="6">
      <w:start w:val="1"/>
      <w:numFmt w:val="decimal"/>
      <w:isLgl/>
      <w:lvlText w:val="%7."/>
      <w:lvlJc w:val="left"/>
      <w:pPr>
        <w:tabs>
          <w:tab w:val="num" w:pos="360"/>
        </w:tabs>
        <w:ind w:left="360" w:firstLine="5040"/>
      </w:pPr>
      <w:rPr>
        <w:rFonts w:hint="default"/>
        <w:color w:val="000000"/>
        <w:position w:val="0"/>
        <w:sz w:val="24"/>
      </w:rPr>
    </w:lvl>
    <w:lvl w:ilvl="7">
      <w:start w:val="1"/>
      <w:numFmt w:val="lowerLetter"/>
      <w:lvlText w:val="%8."/>
      <w:lvlJc w:val="left"/>
      <w:pPr>
        <w:tabs>
          <w:tab w:val="num" w:pos="360"/>
        </w:tabs>
        <w:ind w:left="360" w:firstLine="5760"/>
      </w:pPr>
      <w:rPr>
        <w:rFonts w:hint="default"/>
        <w:color w:val="000000"/>
        <w:position w:val="0"/>
        <w:sz w:val="24"/>
      </w:rPr>
    </w:lvl>
    <w:lvl w:ilvl="8">
      <w:start w:val="1"/>
      <w:numFmt w:val="lowerRoman"/>
      <w:lvlText w:val="%9."/>
      <w:lvlJc w:val="left"/>
      <w:pPr>
        <w:tabs>
          <w:tab w:val="num" w:pos="360"/>
        </w:tabs>
        <w:ind w:left="360" w:firstLine="6480"/>
      </w:pPr>
      <w:rPr>
        <w:rFonts w:hint="default"/>
        <w:color w:val="000000"/>
        <w:position w:val="0"/>
        <w:sz w:val="24"/>
      </w:rPr>
    </w:lvl>
  </w:abstractNum>
  <w:abstractNum w:abstractNumId="30" w15:restartNumberingAfterBreak="0">
    <w:nsid w:val="4DB14E6E"/>
    <w:multiLevelType w:val="hybridMultilevel"/>
    <w:tmpl w:val="DA2C4DE2"/>
    <w:lvl w:ilvl="0" w:tplc="04090017">
      <w:start w:val="1"/>
      <w:numFmt w:val="lowerLetter"/>
      <w:lvlText w:val="%1)"/>
      <w:lvlJc w:val="left"/>
      <w:pPr>
        <w:ind w:left="1080" w:hanging="360"/>
      </w:pPr>
    </w:lvl>
    <w:lvl w:ilvl="1" w:tplc="407AEE42">
      <w:start w:val="1"/>
      <w:numFmt w:val="lowerLetter"/>
      <w:pStyle w:val="BodyTextIndent1"/>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4DBB3183"/>
    <w:multiLevelType w:val="hybridMultilevel"/>
    <w:tmpl w:val="70C2390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4F2F146C"/>
    <w:multiLevelType w:val="hybridMultilevel"/>
    <w:tmpl w:val="FB3CF53A"/>
    <w:lvl w:ilvl="0" w:tplc="FFFFFFFF">
      <w:start w:val="1"/>
      <w:numFmt w:val="lowerLetter"/>
      <w:lvlText w:val="%1)"/>
      <w:lvlJc w:val="left"/>
      <w:pPr>
        <w:ind w:left="1440" w:hanging="360"/>
      </w:pPr>
    </w:lvl>
    <w:lvl w:ilvl="1" w:tplc="04090017">
      <w:start w:val="1"/>
      <w:numFmt w:val="lowerLetter"/>
      <w:lvlText w:val="%2)"/>
      <w:lvlJc w:val="left"/>
      <w:pPr>
        <w:ind w:left="2574"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4F9E2078"/>
    <w:multiLevelType w:val="hybridMultilevel"/>
    <w:tmpl w:val="C654FBFE"/>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3093632"/>
    <w:multiLevelType w:val="hybridMultilevel"/>
    <w:tmpl w:val="A4861026"/>
    <w:lvl w:ilvl="0" w:tplc="FFFFFFFF">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35" w15:restartNumberingAfterBreak="0">
    <w:nsid w:val="585C1888"/>
    <w:multiLevelType w:val="hybridMultilevel"/>
    <w:tmpl w:val="9A8A4E8E"/>
    <w:lvl w:ilvl="0" w:tplc="04090017">
      <w:start w:val="1"/>
      <w:numFmt w:val="lowerLetter"/>
      <w:lvlText w:val="%1)"/>
      <w:lvlJc w:val="left"/>
      <w:pPr>
        <w:ind w:left="2574" w:hanging="360"/>
      </w:pPr>
    </w:lvl>
    <w:lvl w:ilvl="1" w:tplc="04090019">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36" w15:restartNumberingAfterBreak="0">
    <w:nsid w:val="59C0761C"/>
    <w:multiLevelType w:val="hybridMultilevel"/>
    <w:tmpl w:val="A9B05582"/>
    <w:lvl w:ilvl="0" w:tplc="1244FFCA">
      <w:start w:val="5"/>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E3C67FB"/>
    <w:multiLevelType w:val="hybridMultilevel"/>
    <w:tmpl w:val="73C234E0"/>
    <w:lvl w:ilvl="0" w:tplc="FFFFFFFF">
      <w:start w:val="1"/>
      <w:numFmt w:val="lowerLetter"/>
      <w:lvlText w:val="%1)"/>
      <w:lvlJc w:val="left"/>
      <w:pPr>
        <w:ind w:left="2574" w:hanging="360"/>
      </w:pPr>
    </w:lvl>
    <w:lvl w:ilvl="1" w:tplc="FFFFFFFF" w:tentative="1">
      <w:start w:val="1"/>
      <w:numFmt w:val="lowerLetter"/>
      <w:lvlText w:val="%2."/>
      <w:lvlJc w:val="left"/>
      <w:pPr>
        <w:ind w:left="3294" w:hanging="360"/>
      </w:pPr>
    </w:lvl>
    <w:lvl w:ilvl="2" w:tplc="FFFFFFFF" w:tentative="1">
      <w:start w:val="1"/>
      <w:numFmt w:val="lowerRoman"/>
      <w:lvlText w:val="%3."/>
      <w:lvlJc w:val="right"/>
      <w:pPr>
        <w:ind w:left="4014" w:hanging="180"/>
      </w:pPr>
    </w:lvl>
    <w:lvl w:ilvl="3" w:tplc="FFFFFFFF" w:tentative="1">
      <w:start w:val="1"/>
      <w:numFmt w:val="decimal"/>
      <w:lvlText w:val="%4."/>
      <w:lvlJc w:val="left"/>
      <w:pPr>
        <w:ind w:left="4734" w:hanging="360"/>
      </w:pPr>
    </w:lvl>
    <w:lvl w:ilvl="4" w:tplc="FFFFFFFF" w:tentative="1">
      <w:start w:val="1"/>
      <w:numFmt w:val="lowerLetter"/>
      <w:lvlText w:val="%5."/>
      <w:lvlJc w:val="left"/>
      <w:pPr>
        <w:ind w:left="5454" w:hanging="360"/>
      </w:pPr>
    </w:lvl>
    <w:lvl w:ilvl="5" w:tplc="FFFFFFFF" w:tentative="1">
      <w:start w:val="1"/>
      <w:numFmt w:val="lowerRoman"/>
      <w:lvlText w:val="%6."/>
      <w:lvlJc w:val="right"/>
      <w:pPr>
        <w:ind w:left="6174" w:hanging="180"/>
      </w:pPr>
    </w:lvl>
    <w:lvl w:ilvl="6" w:tplc="FFFFFFFF" w:tentative="1">
      <w:start w:val="1"/>
      <w:numFmt w:val="decimal"/>
      <w:lvlText w:val="%7."/>
      <w:lvlJc w:val="left"/>
      <w:pPr>
        <w:ind w:left="6894" w:hanging="360"/>
      </w:pPr>
    </w:lvl>
    <w:lvl w:ilvl="7" w:tplc="FFFFFFFF" w:tentative="1">
      <w:start w:val="1"/>
      <w:numFmt w:val="lowerLetter"/>
      <w:lvlText w:val="%8."/>
      <w:lvlJc w:val="left"/>
      <w:pPr>
        <w:ind w:left="7614" w:hanging="360"/>
      </w:pPr>
    </w:lvl>
    <w:lvl w:ilvl="8" w:tplc="FFFFFFFF" w:tentative="1">
      <w:start w:val="1"/>
      <w:numFmt w:val="lowerRoman"/>
      <w:lvlText w:val="%9."/>
      <w:lvlJc w:val="right"/>
      <w:pPr>
        <w:ind w:left="8334" w:hanging="180"/>
      </w:pPr>
    </w:lvl>
  </w:abstractNum>
  <w:abstractNum w:abstractNumId="38" w15:restartNumberingAfterBreak="0">
    <w:nsid w:val="615A77EC"/>
    <w:multiLevelType w:val="hybridMultilevel"/>
    <w:tmpl w:val="E4366C38"/>
    <w:lvl w:ilvl="0" w:tplc="04090017">
      <w:start w:val="1"/>
      <w:numFmt w:val="lowerLetter"/>
      <w:lvlText w:val="%1)"/>
      <w:lvlJc w:val="left"/>
      <w:pPr>
        <w:ind w:left="2574" w:hanging="360"/>
      </w:pPr>
    </w:lvl>
    <w:lvl w:ilvl="1" w:tplc="04090019">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39" w15:restartNumberingAfterBreak="0">
    <w:nsid w:val="6A271C25"/>
    <w:multiLevelType w:val="hybridMultilevel"/>
    <w:tmpl w:val="C9DA589C"/>
    <w:lvl w:ilvl="0" w:tplc="04090017">
      <w:start w:val="1"/>
      <w:numFmt w:val="lowerLetter"/>
      <w:lvlText w:val="%1)"/>
      <w:lvlJc w:val="left"/>
      <w:pPr>
        <w:ind w:left="2574" w:hanging="360"/>
      </w:pPr>
    </w:lvl>
    <w:lvl w:ilvl="1" w:tplc="04090019">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40" w15:restartNumberingAfterBreak="0">
    <w:nsid w:val="6B143006"/>
    <w:multiLevelType w:val="multilevel"/>
    <w:tmpl w:val="B5C0071C"/>
    <w:lvl w:ilvl="0">
      <w:start w:val="1"/>
      <w:numFmt w:val="decimal"/>
      <w:lvlText w:val="%1."/>
      <w:lvlJc w:val="left"/>
      <w:pPr>
        <w:ind w:left="108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41" w15:restartNumberingAfterBreak="0">
    <w:nsid w:val="6B810D19"/>
    <w:multiLevelType w:val="hybridMultilevel"/>
    <w:tmpl w:val="625845C6"/>
    <w:lvl w:ilvl="0" w:tplc="1E446E2E">
      <w:start w:val="1"/>
      <w:numFmt w:val="decimal"/>
      <w:lvlText w:val="%1."/>
      <w:lvlJc w:val="left"/>
      <w:pPr>
        <w:ind w:left="1080" w:hanging="360"/>
      </w:pPr>
      <w:rPr>
        <w:rFonts w:ascii="Arial" w:eastAsia="ヒラギノ角ゴ Pro W3" w:hAnsi="Arial" w:cs="Arial"/>
        <w:sz w:val="24"/>
        <w:szCs w:val="24"/>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6F0C710C"/>
    <w:multiLevelType w:val="hybridMultilevel"/>
    <w:tmpl w:val="10FC1004"/>
    <w:lvl w:ilvl="0" w:tplc="E3BE917A">
      <w:start w:val="1"/>
      <w:numFmt w:val="upperLetter"/>
      <w:lvlText w:val="%1."/>
      <w:lvlJc w:val="left"/>
      <w:pPr>
        <w:ind w:left="720" w:hanging="360"/>
      </w:pPr>
      <w:rPr>
        <w:rFonts w:hint="default"/>
        <w:b/>
      </w:rPr>
    </w:lvl>
    <w:lvl w:ilvl="1" w:tplc="CA28D8F6">
      <w:numFmt w:val="bullet"/>
      <w:lvlText w:val="-"/>
      <w:lvlJc w:val="left"/>
      <w:pPr>
        <w:ind w:left="1440" w:hanging="360"/>
      </w:pPr>
      <w:rPr>
        <w:rFonts w:ascii="Times New Roman" w:eastAsia="Times New Roman" w:hAnsi="Times New Roman" w:cs="Times New Roma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FA08C2"/>
    <w:multiLevelType w:val="hybridMultilevel"/>
    <w:tmpl w:val="8F3C7F2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4" w15:restartNumberingAfterBreak="0">
    <w:nsid w:val="75EE0D3B"/>
    <w:multiLevelType w:val="hybridMultilevel"/>
    <w:tmpl w:val="6982384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5F453C7"/>
    <w:multiLevelType w:val="hybridMultilevel"/>
    <w:tmpl w:val="A4861026"/>
    <w:lvl w:ilvl="0" w:tplc="04090017">
      <w:start w:val="1"/>
      <w:numFmt w:val="lowerLetter"/>
      <w:lvlText w:val="%1)"/>
      <w:lvlJc w:val="left"/>
      <w:pPr>
        <w:ind w:left="2574" w:hanging="360"/>
      </w:pPr>
    </w:lvl>
    <w:lvl w:ilvl="1" w:tplc="04090019" w:tentative="1">
      <w:start w:val="1"/>
      <w:numFmt w:val="lowerLetter"/>
      <w:lvlText w:val="%2."/>
      <w:lvlJc w:val="left"/>
      <w:pPr>
        <w:ind w:left="3294" w:hanging="360"/>
      </w:pPr>
    </w:lvl>
    <w:lvl w:ilvl="2" w:tplc="0409001B" w:tentative="1">
      <w:start w:val="1"/>
      <w:numFmt w:val="lowerRoman"/>
      <w:lvlText w:val="%3."/>
      <w:lvlJc w:val="right"/>
      <w:pPr>
        <w:ind w:left="4014" w:hanging="180"/>
      </w:pPr>
    </w:lvl>
    <w:lvl w:ilvl="3" w:tplc="0409000F" w:tentative="1">
      <w:start w:val="1"/>
      <w:numFmt w:val="decimal"/>
      <w:lvlText w:val="%4."/>
      <w:lvlJc w:val="left"/>
      <w:pPr>
        <w:ind w:left="4734" w:hanging="360"/>
      </w:pPr>
    </w:lvl>
    <w:lvl w:ilvl="4" w:tplc="04090019" w:tentative="1">
      <w:start w:val="1"/>
      <w:numFmt w:val="lowerLetter"/>
      <w:lvlText w:val="%5."/>
      <w:lvlJc w:val="left"/>
      <w:pPr>
        <w:ind w:left="5454" w:hanging="360"/>
      </w:pPr>
    </w:lvl>
    <w:lvl w:ilvl="5" w:tplc="0409001B" w:tentative="1">
      <w:start w:val="1"/>
      <w:numFmt w:val="lowerRoman"/>
      <w:lvlText w:val="%6."/>
      <w:lvlJc w:val="right"/>
      <w:pPr>
        <w:ind w:left="6174" w:hanging="180"/>
      </w:pPr>
    </w:lvl>
    <w:lvl w:ilvl="6" w:tplc="0409000F" w:tentative="1">
      <w:start w:val="1"/>
      <w:numFmt w:val="decimal"/>
      <w:lvlText w:val="%7."/>
      <w:lvlJc w:val="left"/>
      <w:pPr>
        <w:ind w:left="6894" w:hanging="360"/>
      </w:pPr>
    </w:lvl>
    <w:lvl w:ilvl="7" w:tplc="04090019" w:tentative="1">
      <w:start w:val="1"/>
      <w:numFmt w:val="lowerLetter"/>
      <w:lvlText w:val="%8."/>
      <w:lvlJc w:val="left"/>
      <w:pPr>
        <w:ind w:left="7614" w:hanging="360"/>
      </w:pPr>
    </w:lvl>
    <w:lvl w:ilvl="8" w:tplc="0409001B" w:tentative="1">
      <w:start w:val="1"/>
      <w:numFmt w:val="lowerRoman"/>
      <w:lvlText w:val="%9."/>
      <w:lvlJc w:val="right"/>
      <w:pPr>
        <w:ind w:left="8334" w:hanging="180"/>
      </w:pPr>
    </w:lvl>
  </w:abstractNum>
  <w:abstractNum w:abstractNumId="46" w15:restartNumberingAfterBreak="0">
    <w:nsid w:val="779565F8"/>
    <w:multiLevelType w:val="hybridMultilevel"/>
    <w:tmpl w:val="6D7E06FA"/>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4609883">
    <w:abstractNumId w:val="0"/>
  </w:num>
  <w:num w:numId="2" w16cid:durableId="1535390116">
    <w:abstractNumId w:val="1"/>
  </w:num>
  <w:num w:numId="3" w16cid:durableId="1738362770">
    <w:abstractNumId w:val="36"/>
  </w:num>
  <w:num w:numId="4" w16cid:durableId="34352180">
    <w:abstractNumId w:val="0"/>
  </w:num>
  <w:num w:numId="5" w16cid:durableId="847018811">
    <w:abstractNumId w:val="0"/>
  </w:num>
  <w:num w:numId="6" w16cid:durableId="2127844942">
    <w:abstractNumId w:val="0"/>
  </w:num>
  <w:num w:numId="7" w16cid:durableId="1094937993">
    <w:abstractNumId w:val="0"/>
  </w:num>
  <w:num w:numId="8" w16cid:durableId="1949846971">
    <w:abstractNumId w:val="0"/>
  </w:num>
  <w:num w:numId="9" w16cid:durableId="933825794">
    <w:abstractNumId w:val="0"/>
  </w:num>
  <w:num w:numId="10" w16cid:durableId="645354028">
    <w:abstractNumId w:val="0"/>
  </w:num>
  <w:num w:numId="11" w16cid:durableId="2067799172">
    <w:abstractNumId w:val="0"/>
  </w:num>
  <w:num w:numId="12" w16cid:durableId="1770655446">
    <w:abstractNumId w:val="0"/>
  </w:num>
  <w:num w:numId="13" w16cid:durableId="858466070">
    <w:abstractNumId w:val="0"/>
  </w:num>
  <w:num w:numId="14" w16cid:durableId="1163861733">
    <w:abstractNumId w:val="0"/>
  </w:num>
  <w:num w:numId="15" w16cid:durableId="1776440300">
    <w:abstractNumId w:val="0"/>
  </w:num>
  <w:num w:numId="16" w16cid:durableId="396168333">
    <w:abstractNumId w:val="0"/>
  </w:num>
  <w:num w:numId="17" w16cid:durableId="1233272062">
    <w:abstractNumId w:val="0"/>
  </w:num>
  <w:num w:numId="18" w16cid:durableId="1341396008">
    <w:abstractNumId w:val="0"/>
  </w:num>
  <w:num w:numId="19" w16cid:durableId="1431269615">
    <w:abstractNumId w:val="0"/>
  </w:num>
  <w:num w:numId="20" w16cid:durableId="1990792025">
    <w:abstractNumId w:val="8"/>
  </w:num>
  <w:num w:numId="21" w16cid:durableId="764688730">
    <w:abstractNumId w:val="27"/>
  </w:num>
  <w:num w:numId="22" w16cid:durableId="2080668832">
    <w:abstractNumId w:val="43"/>
  </w:num>
  <w:num w:numId="23" w16cid:durableId="2000114102">
    <w:abstractNumId w:val="30"/>
  </w:num>
  <w:num w:numId="24" w16cid:durableId="601105831">
    <w:abstractNumId w:val="15"/>
  </w:num>
  <w:num w:numId="25" w16cid:durableId="11076935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49577300">
    <w:abstractNumId w:val="8"/>
  </w:num>
  <w:num w:numId="27" w16cid:durableId="567037351">
    <w:abstractNumId w:val="27"/>
  </w:num>
  <w:num w:numId="28" w16cid:durableId="490102022">
    <w:abstractNumId w:val="43"/>
  </w:num>
  <w:num w:numId="29" w16cid:durableId="2095856471">
    <w:abstractNumId w:val="30"/>
  </w:num>
  <w:num w:numId="30" w16cid:durableId="350954134">
    <w:abstractNumId w:val="23"/>
  </w:num>
  <w:num w:numId="31" w16cid:durableId="1056785451">
    <w:abstractNumId w:val="19"/>
  </w:num>
  <w:num w:numId="32" w16cid:durableId="628360608">
    <w:abstractNumId w:val="18"/>
  </w:num>
  <w:num w:numId="33" w16cid:durableId="1704549091">
    <w:abstractNumId w:val="10"/>
  </w:num>
  <w:num w:numId="34" w16cid:durableId="546456293">
    <w:abstractNumId w:val="29"/>
  </w:num>
  <w:num w:numId="35" w16cid:durableId="1603298717">
    <w:abstractNumId w:val="12"/>
  </w:num>
  <w:num w:numId="36" w16cid:durableId="1961257910">
    <w:abstractNumId w:val="28"/>
  </w:num>
  <w:num w:numId="37" w16cid:durableId="1013804261">
    <w:abstractNumId w:val="42"/>
  </w:num>
  <w:num w:numId="38" w16cid:durableId="586230509">
    <w:abstractNumId w:val="40"/>
  </w:num>
  <w:num w:numId="39" w16cid:durableId="1468089726">
    <w:abstractNumId w:val="41"/>
  </w:num>
  <w:num w:numId="40" w16cid:durableId="1369453639">
    <w:abstractNumId w:val="26"/>
  </w:num>
  <w:num w:numId="41" w16cid:durableId="1546062961">
    <w:abstractNumId w:val="5"/>
  </w:num>
  <w:num w:numId="42" w16cid:durableId="981497340">
    <w:abstractNumId w:val="3"/>
  </w:num>
  <w:num w:numId="43" w16cid:durableId="1609777417">
    <w:abstractNumId w:val="24"/>
  </w:num>
  <w:num w:numId="44" w16cid:durableId="1299261579">
    <w:abstractNumId w:val="11"/>
  </w:num>
  <w:num w:numId="45" w16cid:durableId="367804415">
    <w:abstractNumId w:val="38"/>
  </w:num>
  <w:num w:numId="46" w16cid:durableId="102581043">
    <w:abstractNumId w:val="17"/>
  </w:num>
  <w:num w:numId="47" w16cid:durableId="1337076067">
    <w:abstractNumId w:val="39"/>
  </w:num>
  <w:num w:numId="48" w16cid:durableId="1944847507">
    <w:abstractNumId w:val="16"/>
  </w:num>
  <w:num w:numId="49" w16cid:durableId="2048947910">
    <w:abstractNumId w:val="4"/>
  </w:num>
  <w:num w:numId="50" w16cid:durableId="18239384">
    <w:abstractNumId w:val="25"/>
  </w:num>
  <w:num w:numId="51" w16cid:durableId="1417290369">
    <w:abstractNumId w:val="37"/>
  </w:num>
  <w:num w:numId="52" w16cid:durableId="1374697118">
    <w:abstractNumId w:val="6"/>
  </w:num>
  <w:num w:numId="53" w16cid:durableId="1263026667">
    <w:abstractNumId w:val="13"/>
  </w:num>
  <w:num w:numId="54" w16cid:durableId="924270299">
    <w:abstractNumId w:val="7"/>
  </w:num>
  <w:num w:numId="55" w16cid:durableId="1745451331">
    <w:abstractNumId w:val="33"/>
  </w:num>
  <w:num w:numId="56" w16cid:durableId="1698122611">
    <w:abstractNumId w:val="20"/>
  </w:num>
  <w:num w:numId="57" w16cid:durableId="1868786982">
    <w:abstractNumId w:val="9"/>
  </w:num>
  <w:num w:numId="58" w16cid:durableId="440340430">
    <w:abstractNumId w:val="32"/>
  </w:num>
  <w:num w:numId="59" w16cid:durableId="549809251">
    <w:abstractNumId w:val="31"/>
  </w:num>
  <w:num w:numId="60" w16cid:durableId="1650095236">
    <w:abstractNumId w:val="22"/>
  </w:num>
  <w:num w:numId="61" w16cid:durableId="609779555">
    <w:abstractNumId w:val="35"/>
  </w:num>
  <w:num w:numId="62" w16cid:durableId="598024390">
    <w:abstractNumId w:val="45"/>
  </w:num>
  <w:num w:numId="63" w16cid:durableId="802192004">
    <w:abstractNumId w:val="46"/>
  </w:num>
  <w:num w:numId="64" w16cid:durableId="1451584427">
    <w:abstractNumId w:val="34"/>
  </w:num>
  <w:num w:numId="65" w16cid:durableId="48067681">
    <w:abstractNumId w:val="44"/>
  </w:num>
  <w:num w:numId="66" w16cid:durableId="1750350872">
    <w:abstractNumId w:val="2"/>
  </w:num>
  <w:num w:numId="67" w16cid:durableId="426078597">
    <w:abstractNumId w:val="21"/>
  </w:num>
  <w:num w:numId="68" w16cid:durableId="1423261086">
    <w:abstractNumId w:val="14"/>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mal Isha Kaur Harpajan Singh">
    <w15:presenceInfo w15:providerId="AD" w15:userId="S::vimal.harpajan@newinti.edu.my::070338a5-4808-4102-ab12-e911b012114c"/>
  </w15:person>
  <w15:person w15:author="Zaila Decin">
    <w15:presenceInfo w15:providerId="AD" w15:userId="S::zcdecin@pup.edu.ph::16bad732-1e25-4956-a9bf-81463c41b8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dit="forms" w:enforcement="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53"/>
    <w:rsid w:val="00000D90"/>
    <w:rsid w:val="00004AD5"/>
    <w:rsid w:val="0001357D"/>
    <w:rsid w:val="00013A2B"/>
    <w:rsid w:val="00014D99"/>
    <w:rsid w:val="00015399"/>
    <w:rsid w:val="000172D4"/>
    <w:rsid w:val="00020891"/>
    <w:rsid w:val="00023388"/>
    <w:rsid w:val="00023816"/>
    <w:rsid w:val="00027E83"/>
    <w:rsid w:val="00031DA7"/>
    <w:rsid w:val="00034A07"/>
    <w:rsid w:val="00034AB6"/>
    <w:rsid w:val="0003702D"/>
    <w:rsid w:val="000371DD"/>
    <w:rsid w:val="000373F8"/>
    <w:rsid w:val="00041047"/>
    <w:rsid w:val="00042EB6"/>
    <w:rsid w:val="000454ED"/>
    <w:rsid w:val="00046F13"/>
    <w:rsid w:val="0004715A"/>
    <w:rsid w:val="0005335A"/>
    <w:rsid w:val="000539F5"/>
    <w:rsid w:val="00053D95"/>
    <w:rsid w:val="000542EF"/>
    <w:rsid w:val="00056B2D"/>
    <w:rsid w:val="00057D2F"/>
    <w:rsid w:val="000622C7"/>
    <w:rsid w:val="00064CE0"/>
    <w:rsid w:val="00066A0F"/>
    <w:rsid w:val="00067E88"/>
    <w:rsid w:val="000729B0"/>
    <w:rsid w:val="0007595B"/>
    <w:rsid w:val="0008018D"/>
    <w:rsid w:val="00082A0F"/>
    <w:rsid w:val="00083223"/>
    <w:rsid w:val="000904C5"/>
    <w:rsid w:val="0009190E"/>
    <w:rsid w:val="000929D0"/>
    <w:rsid w:val="000937A3"/>
    <w:rsid w:val="00094404"/>
    <w:rsid w:val="00094A9A"/>
    <w:rsid w:val="000A3773"/>
    <w:rsid w:val="000A6F8D"/>
    <w:rsid w:val="000A72AB"/>
    <w:rsid w:val="000B08B3"/>
    <w:rsid w:val="000B1FA7"/>
    <w:rsid w:val="000B50FE"/>
    <w:rsid w:val="000C001D"/>
    <w:rsid w:val="000C250A"/>
    <w:rsid w:val="000C3514"/>
    <w:rsid w:val="000C351B"/>
    <w:rsid w:val="000C3FFE"/>
    <w:rsid w:val="000C6F57"/>
    <w:rsid w:val="000D0726"/>
    <w:rsid w:val="000D1368"/>
    <w:rsid w:val="000D1807"/>
    <w:rsid w:val="000D1D83"/>
    <w:rsid w:val="000E7351"/>
    <w:rsid w:val="000E7CCB"/>
    <w:rsid w:val="000F0A20"/>
    <w:rsid w:val="000F1158"/>
    <w:rsid w:val="000F229B"/>
    <w:rsid w:val="000F2B01"/>
    <w:rsid w:val="000F36E3"/>
    <w:rsid w:val="00102ED2"/>
    <w:rsid w:val="0010419A"/>
    <w:rsid w:val="00113935"/>
    <w:rsid w:val="001139F9"/>
    <w:rsid w:val="00114E4F"/>
    <w:rsid w:val="00115A8E"/>
    <w:rsid w:val="00116AEE"/>
    <w:rsid w:val="00117D79"/>
    <w:rsid w:val="00117EA0"/>
    <w:rsid w:val="00121553"/>
    <w:rsid w:val="0012304B"/>
    <w:rsid w:val="00124C4B"/>
    <w:rsid w:val="00125C80"/>
    <w:rsid w:val="00132531"/>
    <w:rsid w:val="00134027"/>
    <w:rsid w:val="001373A5"/>
    <w:rsid w:val="0014230D"/>
    <w:rsid w:val="001444C7"/>
    <w:rsid w:val="001464D5"/>
    <w:rsid w:val="00147D87"/>
    <w:rsid w:val="001558A2"/>
    <w:rsid w:val="00162DFD"/>
    <w:rsid w:val="00165FC3"/>
    <w:rsid w:val="00167CF6"/>
    <w:rsid w:val="00171BD4"/>
    <w:rsid w:val="00171E57"/>
    <w:rsid w:val="00173522"/>
    <w:rsid w:val="001737E9"/>
    <w:rsid w:val="00173895"/>
    <w:rsid w:val="00174EF5"/>
    <w:rsid w:val="001800B9"/>
    <w:rsid w:val="00183550"/>
    <w:rsid w:val="00184216"/>
    <w:rsid w:val="001852D2"/>
    <w:rsid w:val="00186E09"/>
    <w:rsid w:val="00192B5D"/>
    <w:rsid w:val="001947AD"/>
    <w:rsid w:val="001A2939"/>
    <w:rsid w:val="001A4C23"/>
    <w:rsid w:val="001A5451"/>
    <w:rsid w:val="001A61AB"/>
    <w:rsid w:val="001A6720"/>
    <w:rsid w:val="001B125D"/>
    <w:rsid w:val="001B156B"/>
    <w:rsid w:val="001C63D5"/>
    <w:rsid w:val="001C648C"/>
    <w:rsid w:val="001C68D4"/>
    <w:rsid w:val="001C720E"/>
    <w:rsid w:val="001D161A"/>
    <w:rsid w:val="001D4A8F"/>
    <w:rsid w:val="001D636E"/>
    <w:rsid w:val="001D6AFD"/>
    <w:rsid w:val="001E1EBA"/>
    <w:rsid w:val="001E2331"/>
    <w:rsid w:val="001E25B8"/>
    <w:rsid w:val="001E4218"/>
    <w:rsid w:val="001E5E33"/>
    <w:rsid w:val="001F1B41"/>
    <w:rsid w:val="001F57F6"/>
    <w:rsid w:val="001F6CDD"/>
    <w:rsid w:val="001F74A6"/>
    <w:rsid w:val="001F7CB0"/>
    <w:rsid w:val="00211F59"/>
    <w:rsid w:val="002130DC"/>
    <w:rsid w:val="0021442B"/>
    <w:rsid w:val="00216106"/>
    <w:rsid w:val="002170A4"/>
    <w:rsid w:val="0021779C"/>
    <w:rsid w:val="00217A09"/>
    <w:rsid w:val="002211BB"/>
    <w:rsid w:val="00226FFA"/>
    <w:rsid w:val="002271DA"/>
    <w:rsid w:val="0023326C"/>
    <w:rsid w:val="00234763"/>
    <w:rsid w:val="0023604C"/>
    <w:rsid w:val="002427FF"/>
    <w:rsid w:val="00251139"/>
    <w:rsid w:val="00253924"/>
    <w:rsid w:val="00253A97"/>
    <w:rsid w:val="0025432F"/>
    <w:rsid w:val="002546FB"/>
    <w:rsid w:val="00255940"/>
    <w:rsid w:val="00256B54"/>
    <w:rsid w:val="00260954"/>
    <w:rsid w:val="00261A23"/>
    <w:rsid w:val="00266E3A"/>
    <w:rsid w:val="002757BF"/>
    <w:rsid w:val="00281B81"/>
    <w:rsid w:val="002831D6"/>
    <w:rsid w:val="00286831"/>
    <w:rsid w:val="00287B6D"/>
    <w:rsid w:val="00291F8F"/>
    <w:rsid w:val="002948AD"/>
    <w:rsid w:val="0029614F"/>
    <w:rsid w:val="00297364"/>
    <w:rsid w:val="002A191E"/>
    <w:rsid w:val="002A2D49"/>
    <w:rsid w:val="002A65F2"/>
    <w:rsid w:val="002B5A13"/>
    <w:rsid w:val="002B63C9"/>
    <w:rsid w:val="002C1004"/>
    <w:rsid w:val="002C18C5"/>
    <w:rsid w:val="002C2D25"/>
    <w:rsid w:val="002C44F9"/>
    <w:rsid w:val="002C500A"/>
    <w:rsid w:val="002D128E"/>
    <w:rsid w:val="002D4C82"/>
    <w:rsid w:val="002D5EAF"/>
    <w:rsid w:val="002D6BBA"/>
    <w:rsid w:val="002D702F"/>
    <w:rsid w:val="002F1020"/>
    <w:rsid w:val="002F2952"/>
    <w:rsid w:val="002F30A3"/>
    <w:rsid w:val="002F65F5"/>
    <w:rsid w:val="002F69AC"/>
    <w:rsid w:val="002F6E47"/>
    <w:rsid w:val="00300C62"/>
    <w:rsid w:val="003019C2"/>
    <w:rsid w:val="003020FD"/>
    <w:rsid w:val="0030585B"/>
    <w:rsid w:val="00305EB7"/>
    <w:rsid w:val="0030799E"/>
    <w:rsid w:val="00314FDD"/>
    <w:rsid w:val="00316D55"/>
    <w:rsid w:val="003212FE"/>
    <w:rsid w:val="00321BB3"/>
    <w:rsid w:val="00322486"/>
    <w:rsid w:val="0032375F"/>
    <w:rsid w:val="00323F4E"/>
    <w:rsid w:val="003243D5"/>
    <w:rsid w:val="003267B4"/>
    <w:rsid w:val="0033091B"/>
    <w:rsid w:val="00340753"/>
    <w:rsid w:val="003423E8"/>
    <w:rsid w:val="003443B3"/>
    <w:rsid w:val="0034458F"/>
    <w:rsid w:val="00344E01"/>
    <w:rsid w:val="00345B03"/>
    <w:rsid w:val="003508ED"/>
    <w:rsid w:val="00354E31"/>
    <w:rsid w:val="003603A7"/>
    <w:rsid w:val="003636E1"/>
    <w:rsid w:val="00363B7F"/>
    <w:rsid w:val="003657ED"/>
    <w:rsid w:val="003679DB"/>
    <w:rsid w:val="00367C5C"/>
    <w:rsid w:val="00367E40"/>
    <w:rsid w:val="00372E00"/>
    <w:rsid w:val="00375E90"/>
    <w:rsid w:val="00382BB2"/>
    <w:rsid w:val="00385BEA"/>
    <w:rsid w:val="003861BA"/>
    <w:rsid w:val="00387E0A"/>
    <w:rsid w:val="00387F55"/>
    <w:rsid w:val="00390594"/>
    <w:rsid w:val="00391232"/>
    <w:rsid w:val="003935FF"/>
    <w:rsid w:val="00396ABE"/>
    <w:rsid w:val="003A335C"/>
    <w:rsid w:val="003A474D"/>
    <w:rsid w:val="003A4DBA"/>
    <w:rsid w:val="003A5FCF"/>
    <w:rsid w:val="003A7D7D"/>
    <w:rsid w:val="003A7DD1"/>
    <w:rsid w:val="003B020C"/>
    <w:rsid w:val="003B0BCA"/>
    <w:rsid w:val="003B4035"/>
    <w:rsid w:val="003C3681"/>
    <w:rsid w:val="003C48E5"/>
    <w:rsid w:val="003C6734"/>
    <w:rsid w:val="003C7CEF"/>
    <w:rsid w:val="003D45AA"/>
    <w:rsid w:val="003E0967"/>
    <w:rsid w:val="003E1E2A"/>
    <w:rsid w:val="003E20D7"/>
    <w:rsid w:val="003E7282"/>
    <w:rsid w:val="003F15C6"/>
    <w:rsid w:val="003F3098"/>
    <w:rsid w:val="00400443"/>
    <w:rsid w:val="00401E77"/>
    <w:rsid w:val="00403A68"/>
    <w:rsid w:val="004050AA"/>
    <w:rsid w:val="00406390"/>
    <w:rsid w:val="0040741D"/>
    <w:rsid w:val="00412AFB"/>
    <w:rsid w:val="00427D45"/>
    <w:rsid w:val="004350C7"/>
    <w:rsid w:val="00437D10"/>
    <w:rsid w:val="004431CD"/>
    <w:rsid w:val="00443CB1"/>
    <w:rsid w:val="00444F89"/>
    <w:rsid w:val="004520F0"/>
    <w:rsid w:val="00452452"/>
    <w:rsid w:val="004528EB"/>
    <w:rsid w:val="00455C3F"/>
    <w:rsid w:val="00461956"/>
    <w:rsid w:val="00462EB7"/>
    <w:rsid w:val="004642F7"/>
    <w:rsid w:val="00466A9C"/>
    <w:rsid w:val="004702DA"/>
    <w:rsid w:val="00471384"/>
    <w:rsid w:val="004720C3"/>
    <w:rsid w:val="00472510"/>
    <w:rsid w:val="0047305B"/>
    <w:rsid w:val="00473186"/>
    <w:rsid w:val="00480A4F"/>
    <w:rsid w:val="00480BDD"/>
    <w:rsid w:val="00483557"/>
    <w:rsid w:val="0048399D"/>
    <w:rsid w:val="00483B3E"/>
    <w:rsid w:val="00485BEE"/>
    <w:rsid w:val="00492C7E"/>
    <w:rsid w:val="004932BA"/>
    <w:rsid w:val="00494BFE"/>
    <w:rsid w:val="00496D63"/>
    <w:rsid w:val="004A2BAF"/>
    <w:rsid w:val="004A6493"/>
    <w:rsid w:val="004A7B27"/>
    <w:rsid w:val="004B07A8"/>
    <w:rsid w:val="004B128A"/>
    <w:rsid w:val="004B313E"/>
    <w:rsid w:val="004C07AF"/>
    <w:rsid w:val="004C6B07"/>
    <w:rsid w:val="004C72AF"/>
    <w:rsid w:val="004D0887"/>
    <w:rsid w:val="004D0AA6"/>
    <w:rsid w:val="004D43AD"/>
    <w:rsid w:val="004E0C24"/>
    <w:rsid w:val="004E1FE5"/>
    <w:rsid w:val="004E34E0"/>
    <w:rsid w:val="004E5152"/>
    <w:rsid w:val="004F7B55"/>
    <w:rsid w:val="00503DAC"/>
    <w:rsid w:val="005067AA"/>
    <w:rsid w:val="00511A9F"/>
    <w:rsid w:val="00520AF2"/>
    <w:rsid w:val="00521490"/>
    <w:rsid w:val="00523DB6"/>
    <w:rsid w:val="005275BE"/>
    <w:rsid w:val="00531595"/>
    <w:rsid w:val="005333D3"/>
    <w:rsid w:val="005442ED"/>
    <w:rsid w:val="00545310"/>
    <w:rsid w:val="00546211"/>
    <w:rsid w:val="00547900"/>
    <w:rsid w:val="00551CCE"/>
    <w:rsid w:val="00551D91"/>
    <w:rsid w:val="00551EAC"/>
    <w:rsid w:val="00552E83"/>
    <w:rsid w:val="00553986"/>
    <w:rsid w:val="00554946"/>
    <w:rsid w:val="00555875"/>
    <w:rsid w:val="0056115C"/>
    <w:rsid w:val="0056250E"/>
    <w:rsid w:val="00563773"/>
    <w:rsid w:val="0057058B"/>
    <w:rsid w:val="00570C95"/>
    <w:rsid w:val="005750DA"/>
    <w:rsid w:val="00580460"/>
    <w:rsid w:val="00585715"/>
    <w:rsid w:val="005860FB"/>
    <w:rsid w:val="00587459"/>
    <w:rsid w:val="005A2A34"/>
    <w:rsid w:val="005B13C5"/>
    <w:rsid w:val="005B237C"/>
    <w:rsid w:val="005B5FB7"/>
    <w:rsid w:val="005B7570"/>
    <w:rsid w:val="005C1BD9"/>
    <w:rsid w:val="005D3824"/>
    <w:rsid w:val="005D4BB8"/>
    <w:rsid w:val="005D65BA"/>
    <w:rsid w:val="005E2A6B"/>
    <w:rsid w:val="005E721D"/>
    <w:rsid w:val="005F22AC"/>
    <w:rsid w:val="005F27B6"/>
    <w:rsid w:val="005F7114"/>
    <w:rsid w:val="005F717A"/>
    <w:rsid w:val="00604D08"/>
    <w:rsid w:val="00606093"/>
    <w:rsid w:val="006074E9"/>
    <w:rsid w:val="006139A2"/>
    <w:rsid w:val="006222E9"/>
    <w:rsid w:val="00625923"/>
    <w:rsid w:val="006303BD"/>
    <w:rsid w:val="006314A2"/>
    <w:rsid w:val="00634FC8"/>
    <w:rsid w:val="00636313"/>
    <w:rsid w:val="00636775"/>
    <w:rsid w:val="00636D94"/>
    <w:rsid w:val="0064257D"/>
    <w:rsid w:val="00645F99"/>
    <w:rsid w:val="006511D4"/>
    <w:rsid w:val="006546CE"/>
    <w:rsid w:val="0065567F"/>
    <w:rsid w:val="00655C67"/>
    <w:rsid w:val="00660760"/>
    <w:rsid w:val="0066381C"/>
    <w:rsid w:val="006665CF"/>
    <w:rsid w:val="00666789"/>
    <w:rsid w:val="00670017"/>
    <w:rsid w:val="00670575"/>
    <w:rsid w:val="006711CE"/>
    <w:rsid w:val="006714BA"/>
    <w:rsid w:val="0067244F"/>
    <w:rsid w:val="00675106"/>
    <w:rsid w:val="00680725"/>
    <w:rsid w:val="00680BBB"/>
    <w:rsid w:val="006814AE"/>
    <w:rsid w:val="00683AAA"/>
    <w:rsid w:val="00684FD3"/>
    <w:rsid w:val="00685611"/>
    <w:rsid w:val="0069005A"/>
    <w:rsid w:val="006964BC"/>
    <w:rsid w:val="006A10AF"/>
    <w:rsid w:val="006A7368"/>
    <w:rsid w:val="006B0113"/>
    <w:rsid w:val="006B053B"/>
    <w:rsid w:val="006B06F9"/>
    <w:rsid w:val="006B2D4E"/>
    <w:rsid w:val="006C08B3"/>
    <w:rsid w:val="006C15CE"/>
    <w:rsid w:val="006C1E7C"/>
    <w:rsid w:val="006C2612"/>
    <w:rsid w:val="006C4584"/>
    <w:rsid w:val="006C488C"/>
    <w:rsid w:val="006D0108"/>
    <w:rsid w:val="006D48A1"/>
    <w:rsid w:val="006D6721"/>
    <w:rsid w:val="006E0786"/>
    <w:rsid w:val="006E0ED4"/>
    <w:rsid w:val="006E2770"/>
    <w:rsid w:val="006E3FA0"/>
    <w:rsid w:val="006E4FB5"/>
    <w:rsid w:val="006E6C92"/>
    <w:rsid w:val="006E73E7"/>
    <w:rsid w:val="006F65C3"/>
    <w:rsid w:val="00701D4F"/>
    <w:rsid w:val="00702B2C"/>
    <w:rsid w:val="007051F3"/>
    <w:rsid w:val="00707321"/>
    <w:rsid w:val="007103EE"/>
    <w:rsid w:val="00711D91"/>
    <w:rsid w:val="0071527E"/>
    <w:rsid w:val="00732D54"/>
    <w:rsid w:val="0073352B"/>
    <w:rsid w:val="00733DB6"/>
    <w:rsid w:val="00744517"/>
    <w:rsid w:val="00747F57"/>
    <w:rsid w:val="007517C2"/>
    <w:rsid w:val="00765E89"/>
    <w:rsid w:val="007707FF"/>
    <w:rsid w:val="007716DA"/>
    <w:rsid w:val="0077301F"/>
    <w:rsid w:val="00773638"/>
    <w:rsid w:val="00774D6B"/>
    <w:rsid w:val="00777CEB"/>
    <w:rsid w:val="0078057B"/>
    <w:rsid w:val="00791E67"/>
    <w:rsid w:val="00795091"/>
    <w:rsid w:val="007A494C"/>
    <w:rsid w:val="007A4EE5"/>
    <w:rsid w:val="007A66F3"/>
    <w:rsid w:val="007B0960"/>
    <w:rsid w:val="007B3CFB"/>
    <w:rsid w:val="007B4812"/>
    <w:rsid w:val="007B4E27"/>
    <w:rsid w:val="007B5056"/>
    <w:rsid w:val="007B5DBF"/>
    <w:rsid w:val="007C0271"/>
    <w:rsid w:val="007C030A"/>
    <w:rsid w:val="007C381E"/>
    <w:rsid w:val="007C422B"/>
    <w:rsid w:val="007C4B12"/>
    <w:rsid w:val="007D02D1"/>
    <w:rsid w:val="007D2B51"/>
    <w:rsid w:val="007D546A"/>
    <w:rsid w:val="007D66B3"/>
    <w:rsid w:val="007E102C"/>
    <w:rsid w:val="007E2433"/>
    <w:rsid w:val="007E25AD"/>
    <w:rsid w:val="007E3FB0"/>
    <w:rsid w:val="007E4A2A"/>
    <w:rsid w:val="007E691B"/>
    <w:rsid w:val="007E6E2F"/>
    <w:rsid w:val="007E6E77"/>
    <w:rsid w:val="007E7F8B"/>
    <w:rsid w:val="007F289B"/>
    <w:rsid w:val="007F73A5"/>
    <w:rsid w:val="007F7D7B"/>
    <w:rsid w:val="00803224"/>
    <w:rsid w:val="00805733"/>
    <w:rsid w:val="00810420"/>
    <w:rsid w:val="00810CAC"/>
    <w:rsid w:val="00811074"/>
    <w:rsid w:val="00812C9E"/>
    <w:rsid w:val="00817DCC"/>
    <w:rsid w:val="008217CA"/>
    <w:rsid w:val="00822128"/>
    <w:rsid w:val="00825C6B"/>
    <w:rsid w:val="0082691A"/>
    <w:rsid w:val="008312E9"/>
    <w:rsid w:val="00836443"/>
    <w:rsid w:val="008435B9"/>
    <w:rsid w:val="00843687"/>
    <w:rsid w:val="00845F50"/>
    <w:rsid w:val="00847783"/>
    <w:rsid w:val="008506B4"/>
    <w:rsid w:val="00851751"/>
    <w:rsid w:val="00852E0F"/>
    <w:rsid w:val="008532A8"/>
    <w:rsid w:val="00853D2A"/>
    <w:rsid w:val="00854546"/>
    <w:rsid w:val="00860254"/>
    <w:rsid w:val="0086180A"/>
    <w:rsid w:val="0086563C"/>
    <w:rsid w:val="008703A5"/>
    <w:rsid w:val="0087232E"/>
    <w:rsid w:val="008757FE"/>
    <w:rsid w:val="00877746"/>
    <w:rsid w:val="00877B77"/>
    <w:rsid w:val="008818E4"/>
    <w:rsid w:val="00882B08"/>
    <w:rsid w:val="00885798"/>
    <w:rsid w:val="00892E89"/>
    <w:rsid w:val="00893562"/>
    <w:rsid w:val="008951DD"/>
    <w:rsid w:val="00895E70"/>
    <w:rsid w:val="0089675C"/>
    <w:rsid w:val="008A135D"/>
    <w:rsid w:val="008A1EE1"/>
    <w:rsid w:val="008A4BB5"/>
    <w:rsid w:val="008A55DF"/>
    <w:rsid w:val="008A56E4"/>
    <w:rsid w:val="008B0B5C"/>
    <w:rsid w:val="008B1181"/>
    <w:rsid w:val="008B1BFC"/>
    <w:rsid w:val="008B51D0"/>
    <w:rsid w:val="008B6AFC"/>
    <w:rsid w:val="008B7DE4"/>
    <w:rsid w:val="008C6E10"/>
    <w:rsid w:val="008D05D9"/>
    <w:rsid w:val="008D7D74"/>
    <w:rsid w:val="008E029E"/>
    <w:rsid w:val="008E1AC2"/>
    <w:rsid w:val="008E422A"/>
    <w:rsid w:val="008E4F19"/>
    <w:rsid w:val="008E55BC"/>
    <w:rsid w:val="008E6E7B"/>
    <w:rsid w:val="008F7AB5"/>
    <w:rsid w:val="009007C9"/>
    <w:rsid w:val="00906D40"/>
    <w:rsid w:val="0091035D"/>
    <w:rsid w:val="00912E48"/>
    <w:rsid w:val="00914DCC"/>
    <w:rsid w:val="0092064B"/>
    <w:rsid w:val="0092178F"/>
    <w:rsid w:val="00925F28"/>
    <w:rsid w:val="00926055"/>
    <w:rsid w:val="009272A3"/>
    <w:rsid w:val="009312BE"/>
    <w:rsid w:val="00940C05"/>
    <w:rsid w:val="00942723"/>
    <w:rsid w:val="009467C0"/>
    <w:rsid w:val="00946C78"/>
    <w:rsid w:val="009556CD"/>
    <w:rsid w:val="00957CD5"/>
    <w:rsid w:val="00957CD6"/>
    <w:rsid w:val="00957D1C"/>
    <w:rsid w:val="00960FD8"/>
    <w:rsid w:val="00963FE2"/>
    <w:rsid w:val="00965D3E"/>
    <w:rsid w:val="00967B20"/>
    <w:rsid w:val="00967D3D"/>
    <w:rsid w:val="00971C6D"/>
    <w:rsid w:val="00972325"/>
    <w:rsid w:val="00973467"/>
    <w:rsid w:val="00974E70"/>
    <w:rsid w:val="009763A6"/>
    <w:rsid w:val="00976B49"/>
    <w:rsid w:val="00981BB4"/>
    <w:rsid w:val="009831AC"/>
    <w:rsid w:val="0098712F"/>
    <w:rsid w:val="00987ABF"/>
    <w:rsid w:val="00991B64"/>
    <w:rsid w:val="009927C2"/>
    <w:rsid w:val="00994585"/>
    <w:rsid w:val="00997A7A"/>
    <w:rsid w:val="009A2D0F"/>
    <w:rsid w:val="009A51F6"/>
    <w:rsid w:val="009A5889"/>
    <w:rsid w:val="009A6766"/>
    <w:rsid w:val="009B014C"/>
    <w:rsid w:val="009B5506"/>
    <w:rsid w:val="009B59DF"/>
    <w:rsid w:val="009B5B30"/>
    <w:rsid w:val="009B6C15"/>
    <w:rsid w:val="009C32E7"/>
    <w:rsid w:val="009C406B"/>
    <w:rsid w:val="009C4804"/>
    <w:rsid w:val="009D0298"/>
    <w:rsid w:val="009D034F"/>
    <w:rsid w:val="009D1059"/>
    <w:rsid w:val="009D18A5"/>
    <w:rsid w:val="009D6333"/>
    <w:rsid w:val="009D6B55"/>
    <w:rsid w:val="009D73C2"/>
    <w:rsid w:val="009E7C45"/>
    <w:rsid w:val="009F26C0"/>
    <w:rsid w:val="00A03258"/>
    <w:rsid w:val="00A112B5"/>
    <w:rsid w:val="00A154FD"/>
    <w:rsid w:val="00A16678"/>
    <w:rsid w:val="00A16B65"/>
    <w:rsid w:val="00A2036A"/>
    <w:rsid w:val="00A20A08"/>
    <w:rsid w:val="00A240B9"/>
    <w:rsid w:val="00A24483"/>
    <w:rsid w:val="00A33AB7"/>
    <w:rsid w:val="00A40026"/>
    <w:rsid w:val="00A42410"/>
    <w:rsid w:val="00A43822"/>
    <w:rsid w:val="00A4498A"/>
    <w:rsid w:val="00A44B35"/>
    <w:rsid w:val="00A45F9B"/>
    <w:rsid w:val="00A50C0E"/>
    <w:rsid w:val="00A51E17"/>
    <w:rsid w:val="00A5492B"/>
    <w:rsid w:val="00A578D3"/>
    <w:rsid w:val="00A75400"/>
    <w:rsid w:val="00A7551F"/>
    <w:rsid w:val="00A756A1"/>
    <w:rsid w:val="00A844D4"/>
    <w:rsid w:val="00A86F75"/>
    <w:rsid w:val="00A87DE7"/>
    <w:rsid w:val="00A94C84"/>
    <w:rsid w:val="00AA2404"/>
    <w:rsid w:val="00AA4AF2"/>
    <w:rsid w:val="00AA6402"/>
    <w:rsid w:val="00AB3718"/>
    <w:rsid w:val="00AB6616"/>
    <w:rsid w:val="00AC3739"/>
    <w:rsid w:val="00AC65AE"/>
    <w:rsid w:val="00AC699D"/>
    <w:rsid w:val="00AD126D"/>
    <w:rsid w:val="00AD32F2"/>
    <w:rsid w:val="00AE06E2"/>
    <w:rsid w:val="00AE0E83"/>
    <w:rsid w:val="00AE56FE"/>
    <w:rsid w:val="00AE67FA"/>
    <w:rsid w:val="00AF17BB"/>
    <w:rsid w:val="00AF44DE"/>
    <w:rsid w:val="00AF59C9"/>
    <w:rsid w:val="00AF6542"/>
    <w:rsid w:val="00B0205E"/>
    <w:rsid w:val="00B05788"/>
    <w:rsid w:val="00B1095E"/>
    <w:rsid w:val="00B12409"/>
    <w:rsid w:val="00B13F33"/>
    <w:rsid w:val="00B15EE8"/>
    <w:rsid w:val="00B2120F"/>
    <w:rsid w:val="00B2174C"/>
    <w:rsid w:val="00B224CB"/>
    <w:rsid w:val="00B2446F"/>
    <w:rsid w:val="00B246CB"/>
    <w:rsid w:val="00B2527B"/>
    <w:rsid w:val="00B25498"/>
    <w:rsid w:val="00B303BF"/>
    <w:rsid w:val="00B31E54"/>
    <w:rsid w:val="00B3296D"/>
    <w:rsid w:val="00B34DB3"/>
    <w:rsid w:val="00B3574C"/>
    <w:rsid w:val="00B36873"/>
    <w:rsid w:val="00B41C86"/>
    <w:rsid w:val="00B45FB5"/>
    <w:rsid w:val="00B469AC"/>
    <w:rsid w:val="00B5061D"/>
    <w:rsid w:val="00B50C13"/>
    <w:rsid w:val="00B561C0"/>
    <w:rsid w:val="00B60504"/>
    <w:rsid w:val="00B65CD7"/>
    <w:rsid w:val="00B6775F"/>
    <w:rsid w:val="00B70043"/>
    <w:rsid w:val="00B702E7"/>
    <w:rsid w:val="00B751AA"/>
    <w:rsid w:val="00B80315"/>
    <w:rsid w:val="00B85D45"/>
    <w:rsid w:val="00B92E2D"/>
    <w:rsid w:val="00B94464"/>
    <w:rsid w:val="00B94DA2"/>
    <w:rsid w:val="00B9524D"/>
    <w:rsid w:val="00B96B90"/>
    <w:rsid w:val="00B97BDD"/>
    <w:rsid w:val="00BA02C1"/>
    <w:rsid w:val="00BA2252"/>
    <w:rsid w:val="00BA5F70"/>
    <w:rsid w:val="00BA6FFA"/>
    <w:rsid w:val="00BB19F4"/>
    <w:rsid w:val="00BB24BE"/>
    <w:rsid w:val="00BB2B31"/>
    <w:rsid w:val="00BB38CE"/>
    <w:rsid w:val="00BB4154"/>
    <w:rsid w:val="00BB6137"/>
    <w:rsid w:val="00BB71A2"/>
    <w:rsid w:val="00BC37FA"/>
    <w:rsid w:val="00BD148C"/>
    <w:rsid w:val="00BD2C40"/>
    <w:rsid w:val="00BD307E"/>
    <w:rsid w:val="00BE54EA"/>
    <w:rsid w:val="00BF3BFA"/>
    <w:rsid w:val="00BF523A"/>
    <w:rsid w:val="00BF732F"/>
    <w:rsid w:val="00C023DA"/>
    <w:rsid w:val="00C04798"/>
    <w:rsid w:val="00C05D2B"/>
    <w:rsid w:val="00C102A0"/>
    <w:rsid w:val="00C11D47"/>
    <w:rsid w:val="00C13C1A"/>
    <w:rsid w:val="00C13C1F"/>
    <w:rsid w:val="00C1401F"/>
    <w:rsid w:val="00C14453"/>
    <w:rsid w:val="00C15860"/>
    <w:rsid w:val="00C2088F"/>
    <w:rsid w:val="00C20E4C"/>
    <w:rsid w:val="00C21843"/>
    <w:rsid w:val="00C2344B"/>
    <w:rsid w:val="00C3097F"/>
    <w:rsid w:val="00C36E4D"/>
    <w:rsid w:val="00C40C5E"/>
    <w:rsid w:val="00C42833"/>
    <w:rsid w:val="00C4518D"/>
    <w:rsid w:val="00C45F58"/>
    <w:rsid w:val="00C50DF9"/>
    <w:rsid w:val="00C54A26"/>
    <w:rsid w:val="00C54F20"/>
    <w:rsid w:val="00C55827"/>
    <w:rsid w:val="00C57564"/>
    <w:rsid w:val="00C6037D"/>
    <w:rsid w:val="00C640B9"/>
    <w:rsid w:val="00C6742D"/>
    <w:rsid w:val="00C73F17"/>
    <w:rsid w:val="00C73FD1"/>
    <w:rsid w:val="00C76357"/>
    <w:rsid w:val="00C77F52"/>
    <w:rsid w:val="00C84E89"/>
    <w:rsid w:val="00C8635C"/>
    <w:rsid w:val="00C900BF"/>
    <w:rsid w:val="00C90A72"/>
    <w:rsid w:val="00C90B09"/>
    <w:rsid w:val="00C9183E"/>
    <w:rsid w:val="00C918DA"/>
    <w:rsid w:val="00C918F2"/>
    <w:rsid w:val="00C945D7"/>
    <w:rsid w:val="00CA0885"/>
    <w:rsid w:val="00CA2F7B"/>
    <w:rsid w:val="00CA397E"/>
    <w:rsid w:val="00CA5B92"/>
    <w:rsid w:val="00CA7A7A"/>
    <w:rsid w:val="00CB0565"/>
    <w:rsid w:val="00CB2DCB"/>
    <w:rsid w:val="00CB4AAC"/>
    <w:rsid w:val="00CB52D0"/>
    <w:rsid w:val="00CB74D4"/>
    <w:rsid w:val="00CB794A"/>
    <w:rsid w:val="00CC52D2"/>
    <w:rsid w:val="00CC5D64"/>
    <w:rsid w:val="00CC6E41"/>
    <w:rsid w:val="00CC7D35"/>
    <w:rsid w:val="00CD1326"/>
    <w:rsid w:val="00CD17BB"/>
    <w:rsid w:val="00CD7489"/>
    <w:rsid w:val="00CE327B"/>
    <w:rsid w:val="00CE3641"/>
    <w:rsid w:val="00CE4A82"/>
    <w:rsid w:val="00CE75A9"/>
    <w:rsid w:val="00CF0B35"/>
    <w:rsid w:val="00CF1457"/>
    <w:rsid w:val="00CF147B"/>
    <w:rsid w:val="00CF4B73"/>
    <w:rsid w:val="00CF673F"/>
    <w:rsid w:val="00D0008E"/>
    <w:rsid w:val="00D01E74"/>
    <w:rsid w:val="00D0241D"/>
    <w:rsid w:val="00D06327"/>
    <w:rsid w:val="00D07B0B"/>
    <w:rsid w:val="00D13907"/>
    <w:rsid w:val="00D1470D"/>
    <w:rsid w:val="00D148E3"/>
    <w:rsid w:val="00D16E27"/>
    <w:rsid w:val="00D21231"/>
    <w:rsid w:val="00D24C50"/>
    <w:rsid w:val="00D27548"/>
    <w:rsid w:val="00D324EF"/>
    <w:rsid w:val="00D344E1"/>
    <w:rsid w:val="00D3585E"/>
    <w:rsid w:val="00D37BA1"/>
    <w:rsid w:val="00D420C7"/>
    <w:rsid w:val="00D44455"/>
    <w:rsid w:val="00D448BC"/>
    <w:rsid w:val="00D452D0"/>
    <w:rsid w:val="00D50599"/>
    <w:rsid w:val="00D5329C"/>
    <w:rsid w:val="00D536C5"/>
    <w:rsid w:val="00D53C67"/>
    <w:rsid w:val="00D56F9B"/>
    <w:rsid w:val="00D62B73"/>
    <w:rsid w:val="00D62E8C"/>
    <w:rsid w:val="00D64FEE"/>
    <w:rsid w:val="00D67215"/>
    <w:rsid w:val="00D73A67"/>
    <w:rsid w:val="00D77C0F"/>
    <w:rsid w:val="00D77E62"/>
    <w:rsid w:val="00D80DA0"/>
    <w:rsid w:val="00D81AC8"/>
    <w:rsid w:val="00D822C2"/>
    <w:rsid w:val="00D83719"/>
    <w:rsid w:val="00D85188"/>
    <w:rsid w:val="00D859E4"/>
    <w:rsid w:val="00D87ABC"/>
    <w:rsid w:val="00D9090E"/>
    <w:rsid w:val="00D96144"/>
    <w:rsid w:val="00D96641"/>
    <w:rsid w:val="00D97377"/>
    <w:rsid w:val="00DA05A4"/>
    <w:rsid w:val="00DA354E"/>
    <w:rsid w:val="00DA3E53"/>
    <w:rsid w:val="00DB0DBA"/>
    <w:rsid w:val="00DB226D"/>
    <w:rsid w:val="00DB251A"/>
    <w:rsid w:val="00DB46C6"/>
    <w:rsid w:val="00DB7F52"/>
    <w:rsid w:val="00DC1903"/>
    <w:rsid w:val="00DC218E"/>
    <w:rsid w:val="00DC4B12"/>
    <w:rsid w:val="00DD2501"/>
    <w:rsid w:val="00DD4214"/>
    <w:rsid w:val="00DE5C7B"/>
    <w:rsid w:val="00DE639A"/>
    <w:rsid w:val="00DE6B92"/>
    <w:rsid w:val="00DF0421"/>
    <w:rsid w:val="00DF414A"/>
    <w:rsid w:val="00DF57E9"/>
    <w:rsid w:val="00DF6AF6"/>
    <w:rsid w:val="00DF7696"/>
    <w:rsid w:val="00E0064F"/>
    <w:rsid w:val="00E01573"/>
    <w:rsid w:val="00E02133"/>
    <w:rsid w:val="00E02394"/>
    <w:rsid w:val="00E0441D"/>
    <w:rsid w:val="00E052DB"/>
    <w:rsid w:val="00E055B9"/>
    <w:rsid w:val="00E06D82"/>
    <w:rsid w:val="00E119AE"/>
    <w:rsid w:val="00E12990"/>
    <w:rsid w:val="00E12C95"/>
    <w:rsid w:val="00E229C0"/>
    <w:rsid w:val="00E2323C"/>
    <w:rsid w:val="00E257DC"/>
    <w:rsid w:val="00E26012"/>
    <w:rsid w:val="00E3079E"/>
    <w:rsid w:val="00E33339"/>
    <w:rsid w:val="00E33A47"/>
    <w:rsid w:val="00E42BDD"/>
    <w:rsid w:val="00E5001C"/>
    <w:rsid w:val="00E51E56"/>
    <w:rsid w:val="00E53FBA"/>
    <w:rsid w:val="00E60B5B"/>
    <w:rsid w:val="00E60F61"/>
    <w:rsid w:val="00E620A9"/>
    <w:rsid w:val="00E62F60"/>
    <w:rsid w:val="00E62FE9"/>
    <w:rsid w:val="00E65D1C"/>
    <w:rsid w:val="00E71BE5"/>
    <w:rsid w:val="00E740F7"/>
    <w:rsid w:val="00E755B7"/>
    <w:rsid w:val="00E770DC"/>
    <w:rsid w:val="00E81F49"/>
    <w:rsid w:val="00E83752"/>
    <w:rsid w:val="00E85277"/>
    <w:rsid w:val="00EA5DDE"/>
    <w:rsid w:val="00EC159B"/>
    <w:rsid w:val="00EC2146"/>
    <w:rsid w:val="00EC518C"/>
    <w:rsid w:val="00EC761B"/>
    <w:rsid w:val="00EC7893"/>
    <w:rsid w:val="00ED044F"/>
    <w:rsid w:val="00ED5322"/>
    <w:rsid w:val="00ED58AB"/>
    <w:rsid w:val="00ED71A1"/>
    <w:rsid w:val="00EE0122"/>
    <w:rsid w:val="00EE2990"/>
    <w:rsid w:val="00EE6FDA"/>
    <w:rsid w:val="00EF30A2"/>
    <w:rsid w:val="00F00C00"/>
    <w:rsid w:val="00F01234"/>
    <w:rsid w:val="00F01B1A"/>
    <w:rsid w:val="00F0394B"/>
    <w:rsid w:val="00F0709C"/>
    <w:rsid w:val="00F07FFE"/>
    <w:rsid w:val="00F1262D"/>
    <w:rsid w:val="00F13C91"/>
    <w:rsid w:val="00F161DE"/>
    <w:rsid w:val="00F21A30"/>
    <w:rsid w:val="00F21B9C"/>
    <w:rsid w:val="00F21E55"/>
    <w:rsid w:val="00F30CDE"/>
    <w:rsid w:val="00F31342"/>
    <w:rsid w:val="00F32558"/>
    <w:rsid w:val="00F32CA4"/>
    <w:rsid w:val="00F47095"/>
    <w:rsid w:val="00F55F06"/>
    <w:rsid w:val="00F64754"/>
    <w:rsid w:val="00F67D8D"/>
    <w:rsid w:val="00F73288"/>
    <w:rsid w:val="00F73DD5"/>
    <w:rsid w:val="00F75D58"/>
    <w:rsid w:val="00F80413"/>
    <w:rsid w:val="00F806BA"/>
    <w:rsid w:val="00F81CD1"/>
    <w:rsid w:val="00F83D5C"/>
    <w:rsid w:val="00F84A93"/>
    <w:rsid w:val="00F8510C"/>
    <w:rsid w:val="00F8687B"/>
    <w:rsid w:val="00F86C61"/>
    <w:rsid w:val="00F87FDE"/>
    <w:rsid w:val="00F91891"/>
    <w:rsid w:val="00F91ED2"/>
    <w:rsid w:val="00F92885"/>
    <w:rsid w:val="00F95926"/>
    <w:rsid w:val="00F97B20"/>
    <w:rsid w:val="00F97FC2"/>
    <w:rsid w:val="00FA2FCA"/>
    <w:rsid w:val="00FA4237"/>
    <w:rsid w:val="00FA54A4"/>
    <w:rsid w:val="00FA68E4"/>
    <w:rsid w:val="00FA6F07"/>
    <w:rsid w:val="00FA6F81"/>
    <w:rsid w:val="00FB31DE"/>
    <w:rsid w:val="00FB333A"/>
    <w:rsid w:val="00FB3728"/>
    <w:rsid w:val="00FB3851"/>
    <w:rsid w:val="00FB3B2C"/>
    <w:rsid w:val="00FB79BE"/>
    <w:rsid w:val="00FB7E1F"/>
    <w:rsid w:val="00FC128E"/>
    <w:rsid w:val="00FC349F"/>
    <w:rsid w:val="00FC3EE1"/>
    <w:rsid w:val="00FC4B1D"/>
    <w:rsid w:val="00FD1C77"/>
    <w:rsid w:val="00FD3C06"/>
    <w:rsid w:val="00FD4F1E"/>
    <w:rsid w:val="00FE4DF4"/>
    <w:rsid w:val="00FF00AE"/>
    <w:rsid w:val="00FF13CB"/>
    <w:rsid w:val="00FF5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D1B523A"/>
  <w15:docId w15:val="{B236DFA4-F1D5-4B80-8330-356285C9B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iPriority="99" w:unhideWhenUsed="1"/>
    <w:lsdException w:name="index heading" w:locked="1" w:semiHidden="1" w:unhideWhenUsed="1"/>
    <w:lsdException w:name="caption" w:locked="1"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2F60"/>
    <w:rPr>
      <w:rFonts w:ascii="Lucida Grande" w:eastAsia="ヒラギノ角ゴ Pro W3" w:hAnsi="Lucida Grande"/>
      <w:color w:val="000000"/>
      <w:sz w:val="24"/>
      <w:szCs w:val="24"/>
    </w:rPr>
  </w:style>
  <w:style w:type="paragraph" w:styleId="Heading1">
    <w:name w:val="heading 1"/>
    <w:basedOn w:val="Normal"/>
    <w:next w:val="Normal"/>
    <w:link w:val="Heading1Char"/>
    <w:qFormat/>
    <w:locked/>
    <w:rsid w:val="0078057B"/>
    <w:pPr>
      <w:keepNext/>
      <w:spacing w:before="240" w:after="60"/>
      <w:outlineLvl w:val="0"/>
    </w:pPr>
    <w:rPr>
      <w:rFonts w:ascii="Calibri Light" w:eastAsia="Times New Roman" w:hAnsi="Calibri Light"/>
      <w:b/>
      <w:bCs/>
      <w:color w:val="auto"/>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reeForm">
    <w:name w:val="Free Form"/>
    <w:autoRedefine/>
    <w:rPr>
      <w:rFonts w:eastAsia="ヒラギノ角ゴ Pro W3"/>
      <w:color w:val="000000"/>
      <w:lang w:eastAsia="en-PH"/>
    </w:rPr>
  </w:style>
  <w:style w:type="paragraph" w:customStyle="1" w:styleId="TitleA">
    <w:name w:val="Title A"/>
    <w:pPr>
      <w:jc w:val="center"/>
    </w:pPr>
    <w:rPr>
      <w:rFonts w:ascii="Arial Bold" w:eastAsia="ヒラギノ角ゴ Pro W3" w:hAnsi="Arial Bold"/>
      <w:color w:val="000000"/>
      <w:sz w:val="36"/>
      <w:lang w:eastAsia="en-PH"/>
    </w:rPr>
  </w:style>
  <w:style w:type="paragraph" w:customStyle="1" w:styleId="BodyTextIndent1">
    <w:name w:val="Body Text Indent1"/>
    <w:autoRedefine/>
    <w:rsid w:val="004702DA"/>
    <w:pPr>
      <w:numPr>
        <w:ilvl w:val="1"/>
        <w:numId w:val="23"/>
      </w:numPr>
      <w:spacing w:after="240"/>
      <w:ind w:left="360"/>
      <w:jc w:val="both"/>
    </w:pPr>
    <w:rPr>
      <w:rFonts w:eastAsia="ヒラギノ角ゴ Pro W3"/>
      <w:color w:val="000000"/>
      <w:sz w:val="22"/>
      <w:lang w:eastAsia="en-PH"/>
    </w:rPr>
  </w:style>
  <w:style w:type="paragraph" w:customStyle="1" w:styleId="Heading1A">
    <w:name w:val="Heading 1 A"/>
    <w:next w:val="Normal"/>
    <w:pPr>
      <w:keepNext/>
      <w:jc w:val="center"/>
      <w:outlineLvl w:val="0"/>
    </w:pPr>
    <w:rPr>
      <w:rFonts w:ascii="Times New Roman Bold" w:eastAsia="ヒラギノ角ゴ Pro W3" w:hAnsi="Times New Roman Bold"/>
      <w:color w:val="000000"/>
      <w:sz w:val="22"/>
      <w:lang w:eastAsia="en-PH"/>
    </w:rPr>
  </w:style>
  <w:style w:type="paragraph" w:customStyle="1" w:styleId="Heading3A">
    <w:name w:val="Heading 3 A"/>
    <w:next w:val="Normal"/>
    <w:pPr>
      <w:keepNext/>
      <w:ind w:left="7200"/>
      <w:outlineLvl w:val="2"/>
    </w:pPr>
    <w:rPr>
      <w:rFonts w:ascii="Times New Roman Bold" w:eastAsia="ヒラギノ角ゴ Pro W3" w:hAnsi="Times New Roman Bold"/>
      <w:color w:val="000000"/>
      <w:sz w:val="22"/>
      <w:lang w:eastAsia="en-PH"/>
    </w:rPr>
  </w:style>
  <w:style w:type="paragraph" w:customStyle="1" w:styleId="Heading2A">
    <w:name w:val="Heading 2 A"/>
    <w:next w:val="Normal"/>
    <w:pPr>
      <w:keepNext/>
      <w:outlineLvl w:val="1"/>
    </w:pPr>
    <w:rPr>
      <w:rFonts w:ascii="Times New Roman Bold" w:eastAsia="ヒラギノ角ゴ Pro W3" w:hAnsi="Times New Roman Bold"/>
      <w:color w:val="000000"/>
      <w:lang w:eastAsia="en-PH"/>
    </w:rPr>
  </w:style>
  <w:style w:type="paragraph" w:customStyle="1" w:styleId="Heading4A">
    <w:name w:val="Heading 4 A"/>
    <w:next w:val="Normal"/>
    <w:pPr>
      <w:keepNext/>
      <w:jc w:val="center"/>
      <w:outlineLvl w:val="3"/>
    </w:pPr>
    <w:rPr>
      <w:rFonts w:ascii="Lucida Grande" w:eastAsia="ヒラギノ角ゴ Pro W3" w:hAnsi="Lucida Grande"/>
      <w:b/>
      <w:color w:val="000000"/>
      <w:sz w:val="36"/>
      <w:lang w:eastAsia="en-PH"/>
    </w:rPr>
  </w:style>
  <w:style w:type="paragraph" w:customStyle="1" w:styleId="BodyText1">
    <w:name w:val="Body Text1"/>
    <w:rPr>
      <w:rFonts w:eastAsia="ヒラギノ角ゴ Pro W3"/>
      <w:color w:val="000000"/>
      <w:sz w:val="22"/>
      <w:lang w:eastAsia="en-PH"/>
    </w:rPr>
  </w:style>
  <w:style w:type="paragraph" w:styleId="BalloonText">
    <w:name w:val="Balloon Text"/>
    <w:basedOn w:val="Normal"/>
    <w:link w:val="BalloonTextChar"/>
    <w:locked/>
    <w:rsid w:val="00C50DF9"/>
    <w:rPr>
      <w:rFonts w:ascii="Tahoma" w:hAnsi="Tahoma" w:cs="Tahoma"/>
      <w:sz w:val="16"/>
      <w:szCs w:val="16"/>
    </w:rPr>
  </w:style>
  <w:style w:type="character" w:customStyle="1" w:styleId="BalloonTextChar">
    <w:name w:val="Balloon Text Char"/>
    <w:link w:val="BalloonText"/>
    <w:rsid w:val="00C50DF9"/>
    <w:rPr>
      <w:rFonts w:ascii="Tahoma" w:eastAsia="ヒラギノ角ゴ Pro W3" w:hAnsi="Tahoma" w:cs="Tahoma"/>
      <w:color w:val="000000"/>
      <w:sz w:val="16"/>
      <w:szCs w:val="16"/>
      <w:lang w:val="en-US" w:eastAsia="en-US"/>
    </w:rPr>
  </w:style>
  <w:style w:type="paragraph" w:styleId="Header">
    <w:name w:val="header"/>
    <w:basedOn w:val="Normal"/>
    <w:link w:val="HeaderChar"/>
    <w:locked/>
    <w:rsid w:val="007B5DBF"/>
    <w:pPr>
      <w:tabs>
        <w:tab w:val="center" w:pos="4680"/>
        <w:tab w:val="right" w:pos="9360"/>
      </w:tabs>
    </w:pPr>
  </w:style>
  <w:style w:type="character" w:customStyle="1" w:styleId="HeaderChar">
    <w:name w:val="Header Char"/>
    <w:link w:val="Header"/>
    <w:rsid w:val="007B5DBF"/>
    <w:rPr>
      <w:rFonts w:ascii="Lucida Grande" w:eastAsia="ヒラギノ角ゴ Pro W3" w:hAnsi="Lucida Grande"/>
      <w:color w:val="000000"/>
      <w:sz w:val="24"/>
      <w:szCs w:val="24"/>
      <w:lang w:val="en-US" w:eastAsia="en-US"/>
    </w:rPr>
  </w:style>
  <w:style w:type="paragraph" w:styleId="Footer">
    <w:name w:val="footer"/>
    <w:basedOn w:val="Normal"/>
    <w:link w:val="FooterChar"/>
    <w:uiPriority w:val="99"/>
    <w:locked/>
    <w:rsid w:val="007B5DBF"/>
    <w:pPr>
      <w:tabs>
        <w:tab w:val="center" w:pos="4680"/>
        <w:tab w:val="right" w:pos="9360"/>
      </w:tabs>
    </w:pPr>
  </w:style>
  <w:style w:type="character" w:customStyle="1" w:styleId="FooterChar">
    <w:name w:val="Footer Char"/>
    <w:link w:val="Footer"/>
    <w:uiPriority w:val="99"/>
    <w:rsid w:val="007B5DBF"/>
    <w:rPr>
      <w:rFonts w:ascii="Lucida Grande" w:eastAsia="ヒラギノ角ゴ Pro W3" w:hAnsi="Lucida Grande"/>
      <w:color w:val="000000"/>
      <w:sz w:val="24"/>
      <w:szCs w:val="24"/>
      <w:lang w:val="en-US" w:eastAsia="en-US"/>
    </w:rPr>
  </w:style>
  <w:style w:type="table" w:styleId="TableGrid">
    <w:name w:val="Table Grid"/>
    <w:basedOn w:val="TableNormal"/>
    <w:uiPriority w:val="39"/>
    <w:locked/>
    <w:rsid w:val="00795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locked/>
    <w:rsid w:val="00480BDD"/>
    <w:pPr>
      <w:jc w:val="both"/>
    </w:pPr>
    <w:rPr>
      <w:rFonts w:ascii="Courier New" w:eastAsia="Times New Roman" w:hAnsi="Courier New"/>
      <w:color w:val="auto"/>
      <w:sz w:val="20"/>
      <w:szCs w:val="20"/>
    </w:rPr>
  </w:style>
  <w:style w:type="character" w:customStyle="1" w:styleId="PlainTextChar">
    <w:name w:val="Plain Text Char"/>
    <w:link w:val="PlainText"/>
    <w:rsid w:val="00480BDD"/>
    <w:rPr>
      <w:rFonts w:ascii="Courier New" w:hAnsi="Courier New"/>
      <w:lang w:val="en-US" w:eastAsia="en-US"/>
    </w:rPr>
  </w:style>
  <w:style w:type="character" w:styleId="CommentReference">
    <w:name w:val="annotation reference"/>
    <w:locked/>
    <w:rsid w:val="001800B9"/>
    <w:rPr>
      <w:sz w:val="16"/>
      <w:szCs w:val="16"/>
    </w:rPr>
  </w:style>
  <w:style w:type="paragraph" w:styleId="CommentText">
    <w:name w:val="annotation text"/>
    <w:basedOn w:val="Normal"/>
    <w:link w:val="CommentTextChar"/>
    <w:locked/>
    <w:rsid w:val="001800B9"/>
    <w:rPr>
      <w:sz w:val="20"/>
      <w:szCs w:val="20"/>
    </w:rPr>
  </w:style>
  <w:style w:type="character" w:customStyle="1" w:styleId="CommentTextChar">
    <w:name w:val="Comment Text Char"/>
    <w:link w:val="CommentText"/>
    <w:rsid w:val="001800B9"/>
    <w:rPr>
      <w:rFonts w:ascii="Lucida Grande" w:eastAsia="ヒラギノ角ゴ Pro W3" w:hAnsi="Lucida Grande"/>
      <w:color w:val="000000"/>
      <w:lang w:val="en-US" w:eastAsia="en-US"/>
    </w:rPr>
  </w:style>
  <w:style w:type="paragraph" w:styleId="CommentSubject">
    <w:name w:val="annotation subject"/>
    <w:basedOn w:val="CommentText"/>
    <w:next w:val="CommentText"/>
    <w:link w:val="CommentSubjectChar"/>
    <w:locked/>
    <w:rsid w:val="001800B9"/>
    <w:rPr>
      <w:b/>
      <w:bCs/>
    </w:rPr>
  </w:style>
  <w:style w:type="character" w:customStyle="1" w:styleId="CommentSubjectChar">
    <w:name w:val="Comment Subject Char"/>
    <w:link w:val="CommentSubject"/>
    <w:rsid w:val="001800B9"/>
    <w:rPr>
      <w:rFonts w:ascii="Lucida Grande" w:eastAsia="ヒラギノ角ゴ Pro W3" w:hAnsi="Lucida Grande"/>
      <w:b/>
      <w:bCs/>
      <w:color w:val="000000"/>
      <w:lang w:val="en-US" w:eastAsia="en-US"/>
    </w:rPr>
  </w:style>
  <w:style w:type="paragraph" w:styleId="ListParagraph">
    <w:name w:val="List Paragraph"/>
    <w:basedOn w:val="Normal"/>
    <w:uiPriority w:val="34"/>
    <w:qFormat/>
    <w:rsid w:val="00C3097F"/>
    <w:pPr>
      <w:ind w:left="720"/>
    </w:pPr>
    <w:rPr>
      <w:rFonts w:ascii="Times New Roman" w:eastAsia="Times New Roman" w:hAnsi="Times New Roman"/>
      <w:color w:val="auto"/>
      <w:sz w:val="20"/>
      <w:szCs w:val="20"/>
    </w:rPr>
  </w:style>
  <w:style w:type="paragraph" w:styleId="Quote">
    <w:name w:val="Quote"/>
    <w:basedOn w:val="Normal"/>
    <w:next w:val="Normal"/>
    <w:link w:val="QuoteChar"/>
    <w:uiPriority w:val="29"/>
    <w:qFormat/>
    <w:rsid w:val="003423E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423E8"/>
    <w:rPr>
      <w:rFonts w:ascii="Lucida Grande" w:eastAsia="ヒラギノ角ゴ Pro W3" w:hAnsi="Lucida Grande"/>
      <w:i/>
      <w:iCs/>
      <w:color w:val="404040" w:themeColor="text1" w:themeTint="BF"/>
      <w:sz w:val="24"/>
      <w:szCs w:val="24"/>
    </w:rPr>
  </w:style>
  <w:style w:type="paragraph" w:customStyle="1" w:styleId="Default">
    <w:name w:val="Default"/>
    <w:rsid w:val="00606093"/>
    <w:pPr>
      <w:autoSpaceDE w:val="0"/>
      <w:autoSpaceDN w:val="0"/>
      <w:adjustRightInd w:val="0"/>
    </w:pPr>
    <w:rPr>
      <w:color w:val="000000"/>
      <w:sz w:val="24"/>
      <w:szCs w:val="24"/>
      <w:lang w:val="en-PH"/>
    </w:rPr>
  </w:style>
  <w:style w:type="character" w:customStyle="1" w:styleId="lrzxr">
    <w:name w:val="lrzxr"/>
    <w:basedOn w:val="DefaultParagraphFont"/>
    <w:rsid w:val="001852D2"/>
  </w:style>
  <w:style w:type="paragraph" w:styleId="NormalWeb">
    <w:name w:val="Normal (Web)"/>
    <w:basedOn w:val="Normal"/>
    <w:unhideWhenUsed/>
    <w:locked/>
    <w:rsid w:val="006711CE"/>
    <w:pPr>
      <w:spacing w:before="100" w:beforeAutospacing="1" w:after="100" w:afterAutospacing="1"/>
    </w:pPr>
    <w:rPr>
      <w:rFonts w:ascii="Times New Roman" w:eastAsia="Times New Roman" w:hAnsi="Times New Roman" w:cs="Calibri"/>
      <w:color w:val="auto"/>
    </w:rPr>
  </w:style>
  <w:style w:type="paragraph" w:styleId="Revision">
    <w:name w:val="Revision"/>
    <w:hidden/>
    <w:uiPriority w:val="99"/>
    <w:semiHidden/>
    <w:rsid w:val="00645F99"/>
    <w:rPr>
      <w:rFonts w:ascii="Lucida Grande" w:eastAsia="ヒラギノ角ゴ Pro W3" w:hAnsi="Lucida Grande"/>
      <w:color w:val="000000"/>
      <w:sz w:val="24"/>
      <w:szCs w:val="24"/>
    </w:rPr>
  </w:style>
  <w:style w:type="character" w:customStyle="1" w:styleId="Heading1Char">
    <w:name w:val="Heading 1 Char"/>
    <w:basedOn w:val="DefaultParagraphFont"/>
    <w:link w:val="Heading1"/>
    <w:rsid w:val="0078057B"/>
    <w:rPr>
      <w:rFonts w:ascii="Calibri Light" w:hAnsi="Calibri Light"/>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3733">
      <w:bodyDiv w:val="1"/>
      <w:marLeft w:val="0"/>
      <w:marRight w:val="0"/>
      <w:marTop w:val="0"/>
      <w:marBottom w:val="0"/>
      <w:divBdr>
        <w:top w:val="none" w:sz="0" w:space="0" w:color="auto"/>
        <w:left w:val="none" w:sz="0" w:space="0" w:color="auto"/>
        <w:bottom w:val="none" w:sz="0" w:space="0" w:color="auto"/>
        <w:right w:val="none" w:sz="0" w:space="0" w:color="auto"/>
      </w:divBdr>
    </w:div>
    <w:div w:id="113445279">
      <w:bodyDiv w:val="1"/>
      <w:marLeft w:val="0"/>
      <w:marRight w:val="0"/>
      <w:marTop w:val="0"/>
      <w:marBottom w:val="0"/>
      <w:divBdr>
        <w:top w:val="none" w:sz="0" w:space="0" w:color="auto"/>
        <w:left w:val="none" w:sz="0" w:space="0" w:color="auto"/>
        <w:bottom w:val="none" w:sz="0" w:space="0" w:color="auto"/>
        <w:right w:val="none" w:sz="0" w:space="0" w:color="auto"/>
      </w:divBdr>
    </w:div>
    <w:div w:id="293217188">
      <w:bodyDiv w:val="1"/>
      <w:marLeft w:val="0"/>
      <w:marRight w:val="0"/>
      <w:marTop w:val="0"/>
      <w:marBottom w:val="0"/>
      <w:divBdr>
        <w:top w:val="none" w:sz="0" w:space="0" w:color="auto"/>
        <w:left w:val="none" w:sz="0" w:space="0" w:color="auto"/>
        <w:bottom w:val="none" w:sz="0" w:space="0" w:color="auto"/>
        <w:right w:val="none" w:sz="0" w:space="0" w:color="auto"/>
      </w:divBdr>
    </w:div>
    <w:div w:id="592200289">
      <w:bodyDiv w:val="1"/>
      <w:marLeft w:val="0"/>
      <w:marRight w:val="0"/>
      <w:marTop w:val="0"/>
      <w:marBottom w:val="0"/>
      <w:divBdr>
        <w:top w:val="none" w:sz="0" w:space="0" w:color="auto"/>
        <w:left w:val="none" w:sz="0" w:space="0" w:color="auto"/>
        <w:bottom w:val="none" w:sz="0" w:space="0" w:color="auto"/>
        <w:right w:val="none" w:sz="0" w:space="0" w:color="auto"/>
      </w:divBdr>
    </w:div>
    <w:div w:id="1061444973">
      <w:bodyDiv w:val="1"/>
      <w:marLeft w:val="0"/>
      <w:marRight w:val="0"/>
      <w:marTop w:val="0"/>
      <w:marBottom w:val="0"/>
      <w:divBdr>
        <w:top w:val="none" w:sz="0" w:space="0" w:color="auto"/>
        <w:left w:val="none" w:sz="0" w:space="0" w:color="auto"/>
        <w:bottom w:val="none" w:sz="0" w:space="0" w:color="auto"/>
        <w:right w:val="none" w:sz="0" w:space="0" w:color="auto"/>
      </w:divBdr>
    </w:div>
    <w:div w:id="1083256362">
      <w:bodyDiv w:val="1"/>
      <w:marLeft w:val="0"/>
      <w:marRight w:val="0"/>
      <w:marTop w:val="0"/>
      <w:marBottom w:val="0"/>
      <w:divBdr>
        <w:top w:val="none" w:sz="0" w:space="0" w:color="auto"/>
        <w:left w:val="none" w:sz="0" w:space="0" w:color="auto"/>
        <w:bottom w:val="none" w:sz="0" w:space="0" w:color="auto"/>
        <w:right w:val="none" w:sz="0" w:space="0" w:color="auto"/>
      </w:divBdr>
    </w:div>
    <w:div w:id="1572890043">
      <w:bodyDiv w:val="1"/>
      <w:marLeft w:val="0"/>
      <w:marRight w:val="0"/>
      <w:marTop w:val="0"/>
      <w:marBottom w:val="0"/>
      <w:divBdr>
        <w:top w:val="none" w:sz="0" w:space="0" w:color="auto"/>
        <w:left w:val="none" w:sz="0" w:space="0" w:color="auto"/>
        <w:bottom w:val="none" w:sz="0" w:space="0" w:color="auto"/>
        <w:right w:val="none" w:sz="0" w:space="0" w:color="auto"/>
      </w:divBdr>
    </w:div>
    <w:div w:id="1577474010">
      <w:bodyDiv w:val="1"/>
      <w:marLeft w:val="0"/>
      <w:marRight w:val="0"/>
      <w:marTop w:val="0"/>
      <w:marBottom w:val="0"/>
      <w:divBdr>
        <w:top w:val="none" w:sz="0" w:space="0" w:color="auto"/>
        <w:left w:val="none" w:sz="0" w:space="0" w:color="auto"/>
        <w:bottom w:val="none" w:sz="0" w:space="0" w:color="auto"/>
        <w:right w:val="none" w:sz="0" w:space="0" w:color="auto"/>
      </w:divBdr>
    </w:div>
    <w:div w:id="1673295276">
      <w:bodyDiv w:val="1"/>
      <w:marLeft w:val="0"/>
      <w:marRight w:val="0"/>
      <w:marTop w:val="0"/>
      <w:marBottom w:val="0"/>
      <w:divBdr>
        <w:top w:val="none" w:sz="0" w:space="0" w:color="auto"/>
        <w:left w:val="none" w:sz="0" w:space="0" w:color="auto"/>
        <w:bottom w:val="none" w:sz="0" w:space="0" w:color="auto"/>
        <w:right w:val="none" w:sz="0" w:space="0" w:color="auto"/>
      </w:divBdr>
    </w:div>
    <w:div w:id="1816753896">
      <w:bodyDiv w:val="1"/>
      <w:marLeft w:val="0"/>
      <w:marRight w:val="0"/>
      <w:marTop w:val="0"/>
      <w:marBottom w:val="0"/>
      <w:divBdr>
        <w:top w:val="none" w:sz="0" w:space="0" w:color="auto"/>
        <w:left w:val="none" w:sz="0" w:space="0" w:color="auto"/>
        <w:bottom w:val="none" w:sz="0" w:space="0" w:color="auto"/>
        <w:right w:val="none" w:sz="0" w:space="0" w:color="auto"/>
      </w:divBdr>
    </w:div>
    <w:div w:id="2020156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79B5D3-03BA-49DC-87EF-E07186D03A79}">
  <ds:schemaRefs>
    <ds:schemaRef ds:uri="http://schemas.openxmlformats.org/officeDocument/2006/bibliography"/>
  </ds:schemaRefs>
</ds:datastoreItem>
</file>

<file path=customXml/itemProps2.xml><?xml version="1.0" encoding="utf-8"?>
<ds:datastoreItem xmlns:ds="http://schemas.openxmlformats.org/officeDocument/2006/customXml" ds:itemID="{27A1150A-49B1-4537-AFC8-20C882CDCE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C2A504-AB07-46EA-A0A9-9A59D5EC2C47}">
  <ds:schemaRefs>
    <ds:schemaRef ds:uri="http://schemas.microsoft.com/sharepoint/v3/contenttype/forms"/>
  </ds:schemaRefs>
</ds:datastoreItem>
</file>

<file path=customXml/itemProps4.xml><?xml version="1.0" encoding="utf-8"?>
<ds:datastoreItem xmlns:ds="http://schemas.openxmlformats.org/officeDocument/2006/customXml" ds:itemID="{00E14FFD-0DEF-4447-85C4-5EF5DA629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6</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creator>Siti Nawwarah Muhammad Fauzi</dc:creator>
  <cp:lastModifiedBy>Zaila Decin</cp:lastModifiedBy>
  <cp:revision>4</cp:revision>
  <cp:lastPrinted>2018-02-14T06:42:00Z</cp:lastPrinted>
  <dcterms:created xsi:type="dcterms:W3CDTF">2025-07-15T11:49:00Z</dcterms:created>
  <dcterms:modified xsi:type="dcterms:W3CDTF">2025-07-15T13:12:00Z</dcterms:modified>
</cp:coreProperties>
</file>